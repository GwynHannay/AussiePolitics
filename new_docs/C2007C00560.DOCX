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footer10.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1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25.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F436B" w:rsidRPr="00E71251" w:rsidRDefault="00B048FA" w:rsidP="005E70A2">
      <w:r>
        <w:rPr>
          <w:noProof/>
        </w:rPr>
        <w:drawing>
          <wp:inline distT="0" distB="0" distL="0" distR="0">
            <wp:extent cx="1447800" cy="1066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47800" cy="1066800"/>
                    </a:xfrm>
                    <a:prstGeom prst="rect">
                      <a:avLst/>
                    </a:prstGeom>
                    <a:noFill/>
                    <a:ln>
                      <a:noFill/>
                    </a:ln>
                  </pic:spPr>
                </pic:pic>
              </a:graphicData>
            </a:graphic>
          </wp:inline>
        </w:drawing>
      </w:r>
    </w:p>
    <w:p w:rsidR="00DF436B" w:rsidRPr="00E71251" w:rsidRDefault="00DF436B" w:rsidP="00DF436B">
      <w:pPr>
        <w:pStyle w:val="ShortT"/>
        <w:rPr>
          <w:rFonts w:ascii="Times New Roman" w:hAnsi="Times New Roman"/>
        </w:rPr>
      </w:pPr>
      <w:smartTag w:uri="urn:schemas-microsoft-com:office:smarttags" w:element="place">
        <w:smartTag w:uri="urn:schemas-microsoft-com:office:smarttags" w:element="PlaceName">
          <w:r w:rsidRPr="00E71251">
            <w:rPr>
              <w:rFonts w:ascii="Times New Roman" w:hAnsi="Times New Roman"/>
            </w:rPr>
            <w:t>Sydney</w:t>
          </w:r>
        </w:smartTag>
        <w:r w:rsidRPr="00E71251">
          <w:rPr>
            <w:rFonts w:ascii="Times New Roman" w:hAnsi="Times New Roman"/>
          </w:rPr>
          <w:t xml:space="preserve"> </w:t>
        </w:r>
        <w:smartTag w:uri="urn:schemas-microsoft-com:office:smarttags" w:element="PlaceName">
          <w:r w:rsidRPr="00E71251">
            <w:rPr>
              <w:rFonts w:ascii="Times New Roman" w:hAnsi="Times New Roman"/>
            </w:rPr>
            <w:t>Harbour</w:t>
          </w:r>
        </w:smartTag>
      </w:smartTag>
      <w:r w:rsidRPr="00E71251">
        <w:rPr>
          <w:rFonts w:ascii="Times New Roman" w:hAnsi="Times New Roman"/>
        </w:rPr>
        <w:t xml:space="preserve"> Federation Trust Act 2001</w:t>
      </w:r>
    </w:p>
    <w:p w:rsidR="00DF436B" w:rsidRPr="00E71251" w:rsidRDefault="00DF436B" w:rsidP="00DF436B">
      <w:pPr>
        <w:pStyle w:val="Actno"/>
        <w:spacing w:before="400"/>
      </w:pPr>
      <w:r w:rsidRPr="00E71251">
        <w:t>Act No.</w:t>
      </w:r>
      <w:r w:rsidR="00E71251">
        <w:t> </w:t>
      </w:r>
      <w:r w:rsidRPr="00E71251">
        <w:t>2 of 2001 as amended</w:t>
      </w:r>
    </w:p>
    <w:p w:rsidR="00DF436B" w:rsidRPr="00E71251" w:rsidRDefault="00DF436B" w:rsidP="00DF436B">
      <w:pPr>
        <w:pStyle w:val="UpdateDate"/>
        <w:rPr>
          <w:b/>
        </w:rPr>
      </w:pPr>
      <w:r w:rsidRPr="00E71251">
        <w:rPr>
          <w:b/>
        </w:rPr>
        <w:t xml:space="preserve">[Note: </w:t>
      </w:r>
      <w:r w:rsidR="00E454F9">
        <w:rPr>
          <w:rStyle w:val="CharDivNo"/>
          <w:b/>
        </w:rPr>
        <w:t xml:space="preserve">This Act is to be repealed </w:t>
      </w:r>
      <w:r w:rsidR="00C80DF1" w:rsidRPr="00C80DF1">
        <w:rPr>
          <w:b/>
        </w:rPr>
        <w:t>as soon as practicable after the end of</w:t>
      </w:r>
      <w:r w:rsidR="00E454F9" w:rsidRPr="00C80DF1">
        <w:rPr>
          <w:rStyle w:val="CharDivNo"/>
          <w:b/>
        </w:rPr>
        <w:t xml:space="preserve"> </w:t>
      </w:r>
      <w:smartTag w:uri="urn:schemas-microsoft-com:office:smarttags" w:element="date">
        <w:smartTagPr>
          <w:attr w:name="Month" w:val="9"/>
          <w:attr w:name="Day" w:val="19"/>
          <w:attr w:name="Year" w:val="2033"/>
        </w:smartTagPr>
        <w:r w:rsidR="00E454F9">
          <w:rPr>
            <w:rStyle w:val="CharDivNo"/>
            <w:b/>
          </w:rPr>
          <w:t>19 September 2033</w:t>
        </w:r>
      </w:smartTag>
      <w:r w:rsidR="00E454F9">
        <w:rPr>
          <w:rStyle w:val="CharDivNo"/>
          <w:b/>
        </w:rPr>
        <w:t xml:space="preserve">, </w:t>
      </w:r>
      <w:r w:rsidR="00E454F9">
        <w:rPr>
          <w:rStyle w:val="CharDivNo"/>
          <w:b/>
          <w:i/>
        </w:rPr>
        <w:t>see</w:t>
      </w:r>
      <w:r w:rsidR="00E454F9">
        <w:rPr>
          <w:rStyle w:val="CharDivNo"/>
          <w:b/>
        </w:rPr>
        <w:t xml:space="preserve"> </w:t>
      </w:r>
      <w:r w:rsidR="00A258E1">
        <w:rPr>
          <w:rStyle w:val="CharDivNo"/>
          <w:b/>
        </w:rPr>
        <w:t>s</w:t>
      </w:r>
      <w:r w:rsidR="00E454F9">
        <w:rPr>
          <w:rStyle w:val="CharDivNo"/>
          <w:b/>
        </w:rPr>
        <w:t>ection 66</w:t>
      </w:r>
      <w:r w:rsidRPr="00E71251">
        <w:rPr>
          <w:rStyle w:val="CharDivNo"/>
          <w:b/>
        </w:rPr>
        <w:t>]</w:t>
      </w:r>
    </w:p>
    <w:p w:rsidR="00DF436B" w:rsidRPr="00E71251" w:rsidRDefault="00DF436B" w:rsidP="00E71251">
      <w:pPr>
        <w:pStyle w:val="UpdateDate"/>
      </w:pPr>
      <w:r w:rsidRPr="00E71251">
        <w:t xml:space="preserve">This compilation was prepared on </w:t>
      </w:r>
      <w:smartTag w:uri="urn:schemas-microsoft-com:office:smarttags" w:element="date">
        <w:smartTagPr>
          <w:attr w:name="Month" w:val="9"/>
          <w:attr w:name="Day" w:val="26"/>
          <w:attr w:name="Year" w:val="2007"/>
        </w:smartTagPr>
        <w:r w:rsidR="00C62F62">
          <w:t>26 September 2007</w:t>
        </w:r>
      </w:smartTag>
      <w:r w:rsidRPr="00E71251">
        <w:br/>
        <w:t>taking into account amendments up to Act No.</w:t>
      </w:r>
      <w:r w:rsidR="00E71251">
        <w:t> </w:t>
      </w:r>
      <w:r w:rsidR="00C62F62">
        <w:t>151 of 2007</w:t>
      </w:r>
    </w:p>
    <w:p w:rsidR="00DF436B" w:rsidRPr="00E71251" w:rsidRDefault="00DF436B" w:rsidP="00E71251">
      <w:pPr>
        <w:pStyle w:val="UpdateDate"/>
      </w:pPr>
      <w:r w:rsidRPr="00E71251">
        <w:t>The text of any of those amendments not in force</w:t>
      </w:r>
      <w:r w:rsidRPr="00E71251">
        <w:br/>
        <w:t>on that date is appended in the Notes section</w:t>
      </w:r>
    </w:p>
    <w:p w:rsidR="00DF436B" w:rsidRPr="00E71251" w:rsidRDefault="00DF436B" w:rsidP="00E71251">
      <w:pPr>
        <w:pStyle w:val="UpdateDate"/>
        <w:rPr>
          <w:snapToGrid w:val="0"/>
          <w:lang w:eastAsia="en-US"/>
        </w:rPr>
      </w:pPr>
      <w:r w:rsidRPr="00E71251">
        <w:rPr>
          <w:snapToGrid w:val="0"/>
          <w:lang w:eastAsia="en-US"/>
        </w:rPr>
        <w:t xml:space="preserve">The operation of amendments that have been incorporated may be </w:t>
      </w:r>
      <w:bookmarkStart w:id="0" w:name="_GoBack"/>
      <w:bookmarkEnd w:id="0"/>
      <w:r w:rsidRPr="00E71251">
        <w:rPr>
          <w:snapToGrid w:val="0"/>
          <w:lang w:eastAsia="en-US"/>
        </w:rPr>
        <w:br/>
        <w:t>affected by application provisions that are set out in the Notes section</w:t>
      </w:r>
    </w:p>
    <w:p w:rsidR="00DF436B" w:rsidRPr="00E71251" w:rsidRDefault="00DF436B" w:rsidP="00DF436B">
      <w:pPr>
        <w:pStyle w:val="UpdateDate"/>
      </w:pPr>
      <w:r w:rsidRPr="00E71251">
        <w:t>Prepared by the Office of Legislative Drafting and Publishing,</w:t>
      </w:r>
      <w:r w:rsidRPr="00E71251">
        <w:br/>
        <w:t>Attorney</w:t>
      </w:r>
      <w:r w:rsidR="00E71251">
        <w:noBreakHyphen/>
      </w:r>
      <w:r w:rsidRPr="00E71251">
        <w:t xml:space="preserve">General’s Department, </w:t>
      </w:r>
      <w:smartTag w:uri="urn:schemas-microsoft-com:office:smarttags" w:element="City">
        <w:smartTag w:uri="urn:schemas-microsoft-com:office:smarttags" w:element="place">
          <w:r w:rsidRPr="00E71251">
            <w:t>Canberra</w:t>
          </w:r>
        </w:smartTag>
      </w:smartTag>
    </w:p>
    <w:p w:rsidR="00DF436B" w:rsidRPr="00E71251" w:rsidRDefault="00DF436B" w:rsidP="00DF436B">
      <w:pPr>
        <w:pStyle w:val="Header"/>
      </w:pPr>
      <w:r w:rsidRPr="00E71251">
        <w:rPr>
          <w:rStyle w:val="CharChapNo"/>
        </w:rPr>
        <w:t xml:space="preserve"> </w:t>
      </w:r>
      <w:r w:rsidRPr="00E71251">
        <w:rPr>
          <w:rStyle w:val="CharChapText"/>
        </w:rPr>
        <w:t xml:space="preserve"> </w:t>
      </w:r>
    </w:p>
    <w:p w:rsidR="00DF436B" w:rsidRPr="00E71251" w:rsidRDefault="00DF436B" w:rsidP="00DF436B">
      <w:pPr>
        <w:pStyle w:val="Header"/>
      </w:pPr>
      <w:r w:rsidRPr="00E71251">
        <w:rPr>
          <w:rStyle w:val="CharPartNo"/>
        </w:rPr>
        <w:t xml:space="preserve"> </w:t>
      </w:r>
      <w:r w:rsidRPr="00E71251">
        <w:rPr>
          <w:rStyle w:val="CharPartText"/>
        </w:rPr>
        <w:t xml:space="preserve"> </w:t>
      </w:r>
    </w:p>
    <w:p w:rsidR="00DF436B" w:rsidRPr="00E71251" w:rsidRDefault="00DF436B" w:rsidP="00DF436B">
      <w:pPr>
        <w:pStyle w:val="Header"/>
      </w:pPr>
      <w:r w:rsidRPr="00E71251">
        <w:rPr>
          <w:rStyle w:val="CharDivNo"/>
        </w:rPr>
        <w:t xml:space="preserve"> </w:t>
      </w:r>
      <w:r w:rsidRPr="00E71251">
        <w:rPr>
          <w:rStyle w:val="CharDivText"/>
        </w:rPr>
        <w:t xml:space="preserve"> </w:t>
      </w:r>
    </w:p>
    <w:p w:rsidR="00DF436B" w:rsidRPr="00E71251" w:rsidRDefault="00DF436B" w:rsidP="00DF436B">
      <w:pPr>
        <w:sectPr w:rsidR="00DF436B" w:rsidRPr="00E71251" w:rsidSect="00280602">
          <w:headerReference w:type="even" r:id="rId9"/>
          <w:headerReference w:type="default" r:id="rId10"/>
          <w:footerReference w:type="even" r:id="rId11"/>
          <w:footerReference w:type="default" r:id="rId12"/>
          <w:headerReference w:type="first" r:id="rId13"/>
          <w:footerReference w:type="first" r:id="rId14"/>
          <w:type w:val="continuous"/>
          <w:pgSz w:w="11906" w:h="16838" w:code="9"/>
          <w:pgMar w:top="2268" w:right="2410" w:bottom="3827" w:left="2410" w:header="567" w:footer="3119" w:gutter="0"/>
          <w:pgNumType w:fmt="lowerRoman"/>
          <w:cols w:space="708"/>
          <w:titlePg/>
          <w:docGrid w:linePitch="360"/>
        </w:sectPr>
      </w:pPr>
    </w:p>
    <w:p w:rsidR="00DF436B" w:rsidRPr="00E71251" w:rsidRDefault="00DF436B" w:rsidP="00DF436B">
      <w:pPr>
        <w:pStyle w:val="Contents"/>
      </w:pPr>
      <w:r w:rsidRPr="00E71251">
        <w:lastRenderedPageBreak/>
        <w:t>Contents</w:t>
      </w:r>
    </w:p>
    <w:p w:rsidR="005E70A2" w:rsidRDefault="005E70A2">
      <w:pPr>
        <w:pStyle w:val="TOC2"/>
        <w:rPr>
          <w:b w:val="0"/>
          <w:iCs w:val="0"/>
          <w:noProof/>
          <w:kern w:val="0"/>
          <w:szCs w:val="24"/>
        </w:rPr>
      </w:pPr>
      <w:r>
        <w:fldChar w:fldCharType="begin"/>
      </w:r>
      <w:r>
        <w:instrText xml:space="preserve"> TOC \o "1-9" \t "ActHead 1,2,ActHead 2,2,ActHead 3,3,ActHead 4,4,ActHead 5,5, Schedule,2, Schedule Text,3, NotesSection,6" </w:instrText>
      </w:r>
      <w:r>
        <w:fldChar w:fldCharType="separate"/>
      </w:r>
      <w:r>
        <w:rPr>
          <w:noProof/>
        </w:rPr>
        <w:t>Part 1—Preliminary</w:t>
      </w:r>
      <w:r w:rsidRPr="005E70A2">
        <w:rPr>
          <w:rFonts w:ascii="Times" w:hAnsi="Times" w:cs="Times"/>
          <w:b w:val="0"/>
          <w:noProof/>
          <w:sz w:val="18"/>
        </w:rPr>
        <w:tab/>
      </w:r>
      <w:r w:rsidRPr="005E70A2">
        <w:rPr>
          <w:rFonts w:ascii="Times" w:hAnsi="Times" w:cs="Times"/>
          <w:b w:val="0"/>
          <w:noProof/>
          <w:sz w:val="18"/>
        </w:rPr>
        <w:fldChar w:fldCharType="begin"/>
      </w:r>
      <w:r w:rsidRPr="005E70A2">
        <w:rPr>
          <w:rFonts w:ascii="Times" w:hAnsi="Times" w:cs="Times"/>
          <w:b w:val="0"/>
          <w:noProof/>
          <w:sz w:val="18"/>
        </w:rPr>
        <w:instrText xml:space="preserve"> PAGEREF _Toc178741160 \h </w:instrText>
      </w:r>
      <w:r w:rsidRPr="005E70A2">
        <w:rPr>
          <w:rFonts w:ascii="Times" w:hAnsi="Times" w:cs="Times"/>
          <w:b w:val="0"/>
          <w:noProof/>
          <w:sz w:val="18"/>
        </w:rPr>
      </w:r>
      <w:r w:rsidRPr="005E70A2">
        <w:rPr>
          <w:rFonts w:ascii="Times" w:hAnsi="Times" w:cs="Times"/>
          <w:b w:val="0"/>
          <w:noProof/>
          <w:sz w:val="18"/>
        </w:rPr>
        <w:fldChar w:fldCharType="separate"/>
      </w:r>
      <w:r w:rsidR="00B048FA">
        <w:rPr>
          <w:rFonts w:ascii="Times" w:hAnsi="Times" w:cs="Times"/>
          <w:b w:val="0"/>
          <w:noProof/>
          <w:sz w:val="18"/>
        </w:rPr>
        <w:t>1</w:t>
      </w:r>
      <w:r w:rsidRPr="005E70A2">
        <w:rPr>
          <w:rFonts w:ascii="Times" w:hAnsi="Times" w:cs="Times"/>
          <w:b w:val="0"/>
          <w:noProof/>
          <w:sz w:val="18"/>
        </w:rPr>
        <w:fldChar w:fldCharType="end"/>
      </w:r>
    </w:p>
    <w:p w:rsidR="005E70A2" w:rsidRDefault="005E70A2">
      <w:pPr>
        <w:pStyle w:val="TOC5"/>
        <w:rPr>
          <w:iCs w:val="0"/>
          <w:noProof/>
          <w:kern w:val="0"/>
          <w:sz w:val="24"/>
          <w:szCs w:val="24"/>
        </w:rPr>
      </w:pPr>
      <w:r>
        <w:rPr>
          <w:noProof/>
        </w:rPr>
        <w:t>1</w:t>
      </w:r>
      <w:r>
        <w:rPr>
          <w:noProof/>
        </w:rPr>
        <w:tab/>
        <w:t xml:space="preserve">Short title </w:t>
      </w:r>
      <w:r w:rsidRPr="0065003A">
        <w:rPr>
          <w:noProof/>
        </w:rPr>
        <w:t>[</w:t>
      </w:r>
      <w:r w:rsidRPr="0065003A">
        <w:rPr>
          <w:i/>
          <w:noProof/>
        </w:rPr>
        <w:t>see</w:t>
      </w:r>
      <w:r w:rsidRPr="0065003A">
        <w:rPr>
          <w:noProof/>
        </w:rPr>
        <w:t xml:space="preserve"> Note 1]</w:t>
      </w:r>
      <w:r w:rsidRPr="005E70A2">
        <w:rPr>
          <w:rFonts w:ascii="Times" w:hAnsi="Times" w:cs="Times"/>
          <w:noProof/>
        </w:rPr>
        <w:tab/>
      </w:r>
      <w:r w:rsidRPr="005E70A2">
        <w:rPr>
          <w:rFonts w:ascii="Times" w:hAnsi="Times" w:cs="Times"/>
          <w:noProof/>
        </w:rPr>
        <w:fldChar w:fldCharType="begin"/>
      </w:r>
      <w:r w:rsidRPr="005E70A2">
        <w:rPr>
          <w:rFonts w:ascii="Times" w:hAnsi="Times" w:cs="Times"/>
          <w:noProof/>
        </w:rPr>
        <w:instrText xml:space="preserve"> PAGEREF _Toc178741161 \h </w:instrText>
      </w:r>
      <w:r w:rsidRPr="005E70A2">
        <w:rPr>
          <w:rFonts w:ascii="Times" w:hAnsi="Times" w:cs="Times"/>
          <w:noProof/>
        </w:rPr>
      </w:r>
      <w:r w:rsidRPr="005E70A2">
        <w:rPr>
          <w:rFonts w:ascii="Times" w:hAnsi="Times" w:cs="Times"/>
          <w:noProof/>
        </w:rPr>
        <w:fldChar w:fldCharType="separate"/>
      </w:r>
      <w:r w:rsidR="00B048FA">
        <w:rPr>
          <w:rFonts w:ascii="Times" w:hAnsi="Times" w:cs="Times"/>
          <w:noProof/>
        </w:rPr>
        <w:t>1</w:t>
      </w:r>
      <w:r w:rsidRPr="005E70A2">
        <w:rPr>
          <w:rFonts w:ascii="Times" w:hAnsi="Times" w:cs="Times"/>
          <w:noProof/>
        </w:rPr>
        <w:fldChar w:fldCharType="end"/>
      </w:r>
    </w:p>
    <w:p w:rsidR="005E70A2" w:rsidRDefault="005E70A2">
      <w:pPr>
        <w:pStyle w:val="TOC5"/>
        <w:rPr>
          <w:iCs w:val="0"/>
          <w:noProof/>
          <w:kern w:val="0"/>
          <w:sz w:val="24"/>
          <w:szCs w:val="24"/>
        </w:rPr>
      </w:pPr>
      <w:r>
        <w:rPr>
          <w:noProof/>
        </w:rPr>
        <w:t>2</w:t>
      </w:r>
      <w:r>
        <w:rPr>
          <w:noProof/>
        </w:rPr>
        <w:tab/>
        <w:t xml:space="preserve">Commencement </w:t>
      </w:r>
      <w:r w:rsidRPr="0065003A">
        <w:rPr>
          <w:noProof/>
        </w:rPr>
        <w:t>[</w:t>
      </w:r>
      <w:r w:rsidRPr="0065003A">
        <w:rPr>
          <w:i/>
          <w:noProof/>
        </w:rPr>
        <w:t>see</w:t>
      </w:r>
      <w:r w:rsidRPr="0065003A">
        <w:rPr>
          <w:noProof/>
        </w:rPr>
        <w:t xml:space="preserve"> Note 1]</w:t>
      </w:r>
      <w:r w:rsidRPr="005E70A2">
        <w:rPr>
          <w:rFonts w:ascii="Times" w:hAnsi="Times" w:cs="Times"/>
          <w:noProof/>
        </w:rPr>
        <w:tab/>
      </w:r>
      <w:r w:rsidRPr="005E70A2">
        <w:rPr>
          <w:rFonts w:ascii="Times" w:hAnsi="Times" w:cs="Times"/>
          <w:noProof/>
        </w:rPr>
        <w:fldChar w:fldCharType="begin"/>
      </w:r>
      <w:r w:rsidRPr="005E70A2">
        <w:rPr>
          <w:rFonts w:ascii="Times" w:hAnsi="Times" w:cs="Times"/>
          <w:noProof/>
        </w:rPr>
        <w:instrText xml:space="preserve"> PAGEREF _Toc178741162 \h </w:instrText>
      </w:r>
      <w:r w:rsidRPr="005E70A2">
        <w:rPr>
          <w:rFonts w:ascii="Times" w:hAnsi="Times" w:cs="Times"/>
          <w:noProof/>
        </w:rPr>
      </w:r>
      <w:r w:rsidRPr="005E70A2">
        <w:rPr>
          <w:rFonts w:ascii="Times" w:hAnsi="Times" w:cs="Times"/>
          <w:noProof/>
        </w:rPr>
        <w:fldChar w:fldCharType="separate"/>
      </w:r>
      <w:r w:rsidR="00B048FA">
        <w:rPr>
          <w:rFonts w:ascii="Times" w:hAnsi="Times" w:cs="Times"/>
          <w:noProof/>
        </w:rPr>
        <w:t>1</w:t>
      </w:r>
      <w:r w:rsidRPr="005E70A2">
        <w:rPr>
          <w:rFonts w:ascii="Times" w:hAnsi="Times" w:cs="Times"/>
          <w:noProof/>
        </w:rPr>
        <w:fldChar w:fldCharType="end"/>
      </w:r>
    </w:p>
    <w:p w:rsidR="005E70A2" w:rsidRDefault="005E70A2">
      <w:pPr>
        <w:pStyle w:val="TOC5"/>
        <w:rPr>
          <w:iCs w:val="0"/>
          <w:noProof/>
          <w:kern w:val="0"/>
          <w:sz w:val="24"/>
          <w:szCs w:val="24"/>
        </w:rPr>
      </w:pPr>
      <w:r>
        <w:rPr>
          <w:noProof/>
        </w:rPr>
        <w:t>3</w:t>
      </w:r>
      <w:r>
        <w:rPr>
          <w:noProof/>
        </w:rPr>
        <w:tab/>
        <w:t>Definitions</w:t>
      </w:r>
      <w:r w:rsidRPr="005E70A2">
        <w:rPr>
          <w:rFonts w:ascii="Times" w:hAnsi="Times" w:cs="Times"/>
          <w:noProof/>
        </w:rPr>
        <w:tab/>
      </w:r>
      <w:r w:rsidRPr="005E70A2">
        <w:rPr>
          <w:rFonts w:ascii="Times" w:hAnsi="Times" w:cs="Times"/>
          <w:noProof/>
        </w:rPr>
        <w:fldChar w:fldCharType="begin"/>
      </w:r>
      <w:r w:rsidRPr="005E70A2">
        <w:rPr>
          <w:rFonts w:ascii="Times" w:hAnsi="Times" w:cs="Times"/>
          <w:noProof/>
        </w:rPr>
        <w:instrText xml:space="preserve"> PAGEREF _Toc178741163 \h </w:instrText>
      </w:r>
      <w:r w:rsidRPr="005E70A2">
        <w:rPr>
          <w:rFonts w:ascii="Times" w:hAnsi="Times" w:cs="Times"/>
          <w:noProof/>
        </w:rPr>
      </w:r>
      <w:r w:rsidRPr="005E70A2">
        <w:rPr>
          <w:rFonts w:ascii="Times" w:hAnsi="Times" w:cs="Times"/>
          <w:noProof/>
        </w:rPr>
        <w:fldChar w:fldCharType="separate"/>
      </w:r>
      <w:r w:rsidR="00B048FA">
        <w:rPr>
          <w:rFonts w:ascii="Times" w:hAnsi="Times" w:cs="Times"/>
          <w:noProof/>
        </w:rPr>
        <w:t>1</w:t>
      </w:r>
      <w:r w:rsidRPr="005E70A2">
        <w:rPr>
          <w:rFonts w:ascii="Times" w:hAnsi="Times" w:cs="Times"/>
          <w:noProof/>
        </w:rPr>
        <w:fldChar w:fldCharType="end"/>
      </w:r>
    </w:p>
    <w:p w:rsidR="005E70A2" w:rsidRDefault="005E70A2">
      <w:pPr>
        <w:pStyle w:val="TOC5"/>
        <w:rPr>
          <w:iCs w:val="0"/>
          <w:noProof/>
          <w:kern w:val="0"/>
          <w:sz w:val="24"/>
          <w:szCs w:val="24"/>
        </w:rPr>
      </w:pPr>
      <w:r>
        <w:rPr>
          <w:noProof/>
        </w:rPr>
        <w:t>4</w:t>
      </w:r>
      <w:r>
        <w:rPr>
          <w:noProof/>
        </w:rPr>
        <w:tab/>
        <w:t>Act binds the Crown</w:t>
      </w:r>
      <w:r w:rsidRPr="005E70A2">
        <w:rPr>
          <w:rFonts w:ascii="Times" w:hAnsi="Times" w:cs="Times"/>
          <w:noProof/>
        </w:rPr>
        <w:tab/>
      </w:r>
      <w:r w:rsidRPr="005E70A2">
        <w:rPr>
          <w:rFonts w:ascii="Times" w:hAnsi="Times" w:cs="Times"/>
          <w:noProof/>
        </w:rPr>
        <w:fldChar w:fldCharType="begin"/>
      </w:r>
      <w:r w:rsidRPr="005E70A2">
        <w:rPr>
          <w:rFonts w:ascii="Times" w:hAnsi="Times" w:cs="Times"/>
          <w:noProof/>
        </w:rPr>
        <w:instrText xml:space="preserve"> PAGEREF _Toc178741164 \h </w:instrText>
      </w:r>
      <w:r w:rsidRPr="005E70A2">
        <w:rPr>
          <w:rFonts w:ascii="Times" w:hAnsi="Times" w:cs="Times"/>
          <w:noProof/>
        </w:rPr>
      </w:r>
      <w:r w:rsidRPr="005E70A2">
        <w:rPr>
          <w:rFonts w:ascii="Times" w:hAnsi="Times" w:cs="Times"/>
          <w:noProof/>
        </w:rPr>
        <w:fldChar w:fldCharType="separate"/>
      </w:r>
      <w:r w:rsidR="00B048FA">
        <w:rPr>
          <w:rFonts w:ascii="Times" w:hAnsi="Times" w:cs="Times"/>
          <w:noProof/>
        </w:rPr>
        <w:t>3</w:t>
      </w:r>
      <w:r w:rsidRPr="005E70A2">
        <w:rPr>
          <w:rFonts w:ascii="Times" w:hAnsi="Times" w:cs="Times"/>
          <w:noProof/>
        </w:rPr>
        <w:fldChar w:fldCharType="end"/>
      </w:r>
    </w:p>
    <w:p w:rsidR="005E70A2" w:rsidRDefault="005E70A2">
      <w:pPr>
        <w:pStyle w:val="TOC2"/>
        <w:rPr>
          <w:b w:val="0"/>
          <w:iCs w:val="0"/>
          <w:noProof/>
          <w:kern w:val="0"/>
          <w:szCs w:val="24"/>
        </w:rPr>
      </w:pPr>
      <w:r>
        <w:rPr>
          <w:noProof/>
        </w:rPr>
        <w:t>Part 2—Establishment of the Trust</w:t>
      </w:r>
      <w:r w:rsidRPr="005E70A2">
        <w:rPr>
          <w:rFonts w:ascii="Times" w:hAnsi="Times" w:cs="Times"/>
          <w:b w:val="0"/>
          <w:noProof/>
          <w:sz w:val="18"/>
        </w:rPr>
        <w:tab/>
      </w:r>
      <w:r w:rsidRPr="005E70A2">
        <w:rPr>
          <w:rFonts w:ascii="Times" w:hAnsi="Times" w:cs="Times"/>
          <w:b w:val="0"/>
          <w:noProof/>
          <w:sz w:val="18"/>
        </w:rPr>
        <w:fldChar w:fldCharType="begin"/>
      </w:r>
      <w:r w:rsidRPr="005E70A2">
        <w:rPr>
          <w:rFonts w:ascii="Times" w:hAnsi="Times" w:cs="Times"/>
          <w:b w:val="0"/>
          <w:noProof/>
          <w:sz w:val="18"/>
        </w:rPr>
        <w:instrText xml:space="preserve"> PAGEREF _Toc178741165 \h </w:instrText>
      </w:r>
      <w:r w:rsidRPr="005E70A2">
        <w:rPr>
          <w:rFonts w:ascii="Times" w:hAnsi="Times" w:cs="Times"/>
          <w:b w:val="0"/>
          <w:noProof/>
          <w:sz w:val="18"/>
        </w:rPr>
      </w:r>
      <w:r w:rsidRPr="005E70A2">
        <w:rPr>
          <w:rFonts w:ascii="Times" w:hAnsi="Times" w:cs="Times"/>
          <w:b w:val="0"/>
          <w:noProof/>
          <w:sz w:val="18"/>
        </w:rPr>
        <w:fldChar w:fldCharType="separate"/>
      </w:r>
      <w:r w:rsidR="00B048FA">
        <w:rPr>
          <w:rFonts w:ascii="Times" w:hAnsi="Times" w:cs="Times"/>
          <w:b w:val="0"/>
          <w:noProof/>
          <w:sz w:val="18"/>
        </w:rPr>
        <w:t>4</w:t>
      </w:r>
      <w:r w:rsidRPr="005E70A2">
        <w:rPr>
          <w:rFonts w:ascii="Times" w:hAnsi="Times" w:cs="Times"/>
          <w:b w:val="0"/>
          <w:noProof/>
          <w:sz w:val="18"/>
        </w:rPr>
        <w:fldChar w:fldCharType="end"/>
      </w:r>
    </w:p>
    <w:p w:rsidR="005E70A2" w:rsidRDefault="005E70A2">
      <w:pPr>
        <w:pStyle w:val="TOC5"/>
        <w:rPr>
          <w:iCs w:val="0"/>
          <w:noProof/>
          <w:kern w:val="0"/>
          <w:sz w:val="24"/>
          <w:szCs w:val="24"/>
        </w:rPr>
      </w:pPr>
      <w:r>
        <w:rPr>
          <w:noProof/>
        </w:rPr>
        <w:t>5</w:t>
      </w:r>
      <w:r>
        <w:rPr>
          <w:noProof/>
        </w:rPr>
        <w:tab/>
        <w:t>Establishment</w:t>
      </w:r>
      <w:r w:rsidRPr="005E70A2">
        <w:rPr>
          <w:rFonts w:ascii="Times" w:hAnsi="Times" w:cs="Times"/>
          <w:noProof/>
        </w:rPr>
        <w:tab/>
      </w:r>
      <w:r w:rsidRPr="005E70A2">
        <w:rPr>
          <w:rFonts w:ascii="Times" w:hAnsi="Times" w:cs="Times"/>
          <w:noProof/>
        </w:rPr>
        <w:fldChar w:fldCharType="begin"/>
      </w:r>
      <w:r w:rsidRPr="005E70A2">
        <w:rPr>
          <w:rFonts w:ascii="Times" w:hAnsi="Times" w:cs="Times"/>
          <w:noProof/>
        </w:rPr>
        <w:instrText xml:space="preserve"> PAGEREF _Toc178741166 \h </w:instrText>
      </w:r>
      <w:r w:rsidRPr="005E70A2">
        <w:rPr>
          <w:rFonts w:ascii="Times" w:hAnsi="Times" w:cs="Times"/>
          <w:noProof/>
        </w:rPr>
      </w:r>
      <w:r w:rsidRPr="005E70A2">
        <w:rPr>
          <w:rFonts w:ascii="Times" w:hAnsi="Times" w:cs="Times"/>
          <w:noProof/>
        </w:rPr>
        <w:fldChar w:fldCharType="separate"/>
      </w:r>
      <w:r w:rsidR="00B048FA">
        <w:rPr>
          <w:rFonts w:ascii="Times" w:hAnsi="Times" w:cs="Times"/>
          <w:noProof/>
        </w:rPr>
        <w:t>4</w:t>
      </w:r>
      <w:r w:rsidRPr="005E70A2">
        <w:rPr>
          <w:rFonts w:ascii="Times" w:hAnsi="Times" w:cs="Times"/>
          <w:noProof/>
        </w:rPr>
        <w:fldChar w:fldCharType="end"/>
      </w:r>
    </w:p>
    <w:p w:rsidR="005E70A2" w:rsidRDefault="005E70A2">
      <w:pPr>
        <w:pStyle w:val="TOC5"/>
        <w:rPr>
          <w:iCs w:val="0"/>
          <w:noProof/>
          <w:kern w:val="0"/>
          <w:sz w:val="24"/>
          <w:szCs w:val="24"/>
        </w:rPr>
      </w:pPr>
      <w:r>
        <w:rPr>
          <w:noProof/>
        </w:rPr>
        <w:t>6</w:t>
      </w:r>
      <w:r>
        <w:rPr>
          <w:noProof/>
        </w:rPr>
        <w:tab/>
        <w:t>Objects</w:t>
      </w:r>
      <w:r w:rsidRPr="005E70A2">
        <w:rPr>
          <w:rFonts w:ascii="Times" w:hAnsi="Times" w:cs="Times"/>
          <w:noProof/>
        </w:rPr>
        <w:tab/>
      </w:r>
      <w:r w:rsidRPr="005E70A2">
        <w:rPr>
          <w:rFonts w:ascii="Times" w:hAnsi="Times" w:cs="Times"/>
          <w:noProof/>
        </w:rPr>
        <w:fldChar w:fldCharType="begin"/>
      </w:r>
      <w:r w:rsidRPr="005E70A2">
        <w:rPr>
          <w:rFonts w:ascii="Times" w:hAnsi="Times" w:cs="Times"/>
          <w:noProof/>
        </w:rPr>
        <w:instrText xml:space="preserve"> PAGEREF _Toc178741167 \h </w:instrText>
      </w:r>
      <w:r w:rsidRPr="005E70A2">
        <w:rPr>
          <w:rFonts w:ascii="Times" w:hAnsi="Times" w:cs="Times"/>
          <w:noProof/>
        </w:rPr>
      </w:r>
      <w:r w:rsidRPr="005E70A2">
        <w:rPr>
          <w:rFonts w:ascii="Times" w:hAnsi="Times" w:cs="Times"/>
          <w:noProof/>
        </w:rPr>
        <w:fldChar w:fldCharType="separate"/>
      </w:r>
      <w:r w:rsidR="00B048FA">
        <w:rPr>
          <w:rFonts w:ascii="Times" w:hAnsi="Times" w:cs="Times"/>
          <w:noProof/>
        </w:rPr>
        <w:t>4</w:t>
      </w:r>
      <w:r w:rsidRPr="005E70A2">
        <w:rPr>
          <w:rFonts w:ascii="Times" w:hAnsi="Times" w:cs="Times"/>
          <w:noProof/>
        </w:rPr>
        <w:fldChar w:fldCharType="end"/>
      </w:r>
    </w:p>
    <w:p w:rsidR="005E70A2" w:rsidRDefault="005E70A2">
      <w:pPr>
        <w:pStyle w:val="TOC5"/>
        <w:rPr>
          <w:iCs w:val="0"/>
          <w:noProof/>
          <w:kern w:val="0"/>
          <w:sz w:val="24"/>
          <w:szCs w:val="24"/>
        </w:rPr>
      </w:pPr>
      <w:r>
        <w:rPr>
          <w:noProof/>
        </w:rPr>
        <w:t>7</w:t>
      </w:r>
      <w:r>
        <w:rPr>
          <w:noProof/>
        </w:rPr>
        <w:tab/>
        <w:t>Functions</w:t>
      </w:r>
      <w:r w:rsidRPr="005E70A2">
        <w:rPr>
          <w:rFonts w:ascii="Times" w:hAnsi="Times" w:cs="Times"/>
          <w:noProof/>
        </w:rPr>
        <w:tab/>
      </w:r>
      <w:r w:rsidRPr="005E70A2">
        <w:rPr>
          <w:rFonts w:ascii="Times" w:hAnsi="Times" w:cs="Times"/>
          <w:noProof/>
        </w:rPr>
        <w:fldChar w:fldCharType="begin"/>
      </w:r>
      <w:r w:rsidRPr="005E70A2">
        <w:rPr>
          <w:rFonts w:ascii="Times" w:hAnsi="Times" w:cs="Times"/>
          <w:noProof/>
        </w:rPr>
        <w:instrText xml:space="preserve"> PAGEREF _Toc178741168 \h </w:instrText>
      </w:r>
      <w:r w:rsidRPr="005E70A2">
        <w:rPr>
          <w:rFonts w:ascii="Times" w:hAnsi="Times" w:cs="Times"/>
          <w:noProof/>
        </w:rPr>
      </w:r>
      <w:r w:rsidRPr="005E70A2">
        <w:rPr>
          <w:rFonts w:ascii="Times" w:hAnsi="Times" w:cs="Times"/>
          <w:noProof/>
        </w:rPr>
        <w:fldChar w:fldCharType="separate"/>
      </w:r>
      <w:r w:rsidR="00B048FA">
        <w:rPr>
          <w:rFonts w:ascii="Times" w:hAnsi="Times" w:cs="Times"/>
          <w:noProof/>
        </w:rPr>
        <w:t>5</w:t>
      </w:r>
      <w:r w:rsidRPr="005E70A2">
        <w:rPr>
          <w:rFonts w:ascii="Times" w:hAnsi="Times" w:cs="Times"/>
          <w:noProof/>
        </w:rPr>
        <w:fldChar w:fldCharType="end"/>
      </w:r>
    </w:p>
    <w:p w:rsidR="005E70A2" w:rsidRDefault="005E70A2">
      <w:pPr>
        <w:pStyle w:val="TOC5"/>
        <w:rPr>
          <w:iCs w:val="0"/>
          <w:noProof/>
          <w:kern w:val="0"/>
          <w:sz w:val="24"/>
          <w:szCs w:val="24"/>
        </w:rPr>
      </w:pPr>
      <w:r>
        <w:rPr>
          <w:noProof/>
        </w:rPr>
        <w:t>8</w:t>
      </w:r>
      <w:r>
        <w:rPr>
          <w:noProof/>
        </w:rPr>
        <w:tab/>
        <w:t>Powers</w:t>
      </w:r>
      <w:r w:rsidRPr="005E70A2">
        <w:rPr>
          <w:rFonts w:ascii="Times" w:hAnsi="Times" w:cs="Times"/>
          <w:noProof/>
        </w:rPr>
        <w:tab/>
      </w:r>
      <w:r w:rsidRPr="005E70A2">
        <w:rPr>
          <w:rFonts w:ascii="Times" w:hAnsi="Times" w:cs="Times"/>
          <w:noProof/>
        </w:rPr>
        <w:fldChar w:fldCharType="begin"/>
      </w:r>
      <w:r w:rsidRPr="005E70A2">
        <w:rPr>
          <w:rFonts w:ascii="Times" w:hAnsi="Times" w:cs="Times"/>
          <w:noProof/>
        </w:rPr>
        <w:instrText xml:space="preserve"> PAGEREF _Toc178741169 \h </w:instrText>
      </w:r>
      <w:r w:rsidRPr="005E70A2">
        <w:rPr>
          <w:rFonts w:ascii="Times" w:hAnsi="Times" w:cs="Times"/>
          <w:noProof/>
        </w:rPr>
      </w:r>
      <w:r w:rsidRPr="005E70A2">
        <w:rPr>
          <w:rFonts w:ascii="Times" w:hAnsi="Times" w:cs="Times"/>
          <w:noProof/>
        </w:rPr>
        <w:fldChar w:fldCharType="separate"/>
      </w:r>
      <w:r w:rsidR="00B048FA">
        <w:rPr>
          <w:rFonts w:ascii="Times" w:hAnsi="Times" w:cs="Times"/>
          <w:noProof/>
        </w:rPr>
        <w:t>5</w:t>
      </w:r>
      <w:r w:rsidRPr="005E70A2">
        <w:rPr>
          <w:rFonts w:ascii="Times" w:hAnsi="Times" w:cs="Times"/>
          <w:noProof/>
        </w:rPr>
        <w:fldChar w:fldCharType="end"/>
      </w:r>
    </w:p>
    <w:p w:rsidR="005E70A2" w:rsidRDefault="005E70A2">
      <w:pPr>
        <w:pStyle w:val="TOC5"/>
        <w:rPr>
          <w:iCs w:val="0"/>
          <w:noProof/>
          <w:kern w:val="0"/>
          <w:sz w:val="24"/>
          <w:szCs w:val="24"/>
        </w:rPr>
      </w:pPr>
      <w:r>
        <w:rPr>
          <w:noProof/>
        </w:rPr>
        <w:t>9</w:t>
      </w:r>
      <w:r>
        <w:rPr>
          <w:noProof/>
        </w:rPr>
        <w:tab/>
        <w:t>Minister may give directions</w:t>
      </w:r>
      <w:r w:rsidRPr="005E70A2">
        <w:rPr>
          <w:rFonts w:ascii="Times" w:hAnsi="Times" w:cs="Times"/>
          <w:noProof/>
        </w:rPr>
        <w:tab/>
      </w:r>
      <w:r w:rsidRPr="005E70A2">
        <w:rPr>
          <w:rFonts w:ascii="Times" w:hAnsi="Times" w:cs="Times"/>
          <w:noProof/>
        </w:rPr>
        <w:fldChar w:fldCharType="begin"/>
      </w:r>
      <w:r w:rsidRPr="005E70A2">
        <w:rPr>
          <w:rFonts w:ascii="Times" w:hAnsi="Times" w:cs="Times"/>
          <w:noProof/>
        </w:rPr>
        <w:instrText xml:space="preserve"> PAGEREF _Toc178741170 \h </w:instrText>
      </w:r>
      <w:r w:rsidRPr="005E70A2">
        <w:rPr>
          <w:rFonts w:ascii="Times" w:hAnsi="Times" w:cs="Times"/>
          <w:noProof/>
        </w:rPr>
      </w:r>
      <w:r w:rsidRPr="005E70A2">
        <w:rPr>
          <w:rFonts w:ascii="Times" w:hAnsi="Times" w:cs="Times"/>
          <w:noProof/>
        </w:rPr>
        <w:fldChar w:fldCharType="separate"/>
      </w:r>
      <w:r w:rsidR="00B048FA">
        <w:rPr>
          <w:rFonts w:ascii="Times" w:hAnsi="Times" w:cs="Times"/>
          <w:noProof/>
        </w:rPr>
        <w:t>6</w:t>
      </w:r>
      <w:r w:rsidRPr="005E70A2">
        <w:rPr>
          <w:rFonts w:ascii="Times" w:hAnsi="Times" w:cs="Times"/>
          <w:noProof/>
        </w:rPr>
        <w:fldChar w:fldCharType="end"/>
      </w:r>
    </w:p>
    <w:p w:rsidR="005E70A2" w:rsidRDefault="005E70A2">
      <w:pPr>
        <w:pStyle w:val="TOC2"/>
        <w:rPr>
          <w:b w:val="0"/>
          <w:iCs w:val="0"/>
          <w:noProof/>
          <w:kern w:val="0"/>
          <w:szCs w:val="24"/>
        </w:rPr>
      </w:pPr>
      <w:r>
        <w:rPr>
          <w:noProof/>
        </w:rPr>
        <w:t>Part 3—Constitution of the Trust</w:t>
      </w:r>
      <w:r w:rsidRPr="005E70A2">
        <w:rPr>
          <w:rFonts w:ascii="Times" w:hAnsi="Times" w:cs="Times"/>
          <w:b w:val="0"/>
          <w:noProof/>
          <w:sz w:val="18"/>
        </w:rPr>
        <w:tab/>
      </w:r>
      <w:r w:rsidRPr="005E70A2">
        <w:rPr>
          <w:rFonts w:ascii="Times" w:hAnsi="Times" w:cs="Times"/>
          <w:b w:val="0"/>
          <w:noProof/>
          <w:sz w:val="18"/>
        </w:rPr>
        <w:fldChar w:fldCharType="begin"/>
      </w:r>
      <w:r w:rsidRPr="005E70A2">
        <w:rPr>
          <w:rFonts w:ascii="Times" w:hAnsi="Times" w:cs="Times"/>
          <w:b w:val="0"/>
          <w:noProof/>
          <w:sz w:val="18"/>
        </w:rPr>
        <w:instrText xml:space="preserve"> PAGEREF _Toc178741171 \h </w:instrText>
      </w:r>
      <w:r w:rsidRPr="005E70A2">
        <w:rPr>
          <w:rFonts w:ascii="Times" w:hAnsi="Times" w:cs="Times"/>
          <w:b w:val="0"/>
          <w:noProof/>
          <w:sz w:val="18"/>
        </w:rPr>
      </w:r>
      <w:r w:rsidRPr="005E70A2">
        <w:rPr>
          <w:rFonts w:ascii="Times" w:hAnsi="Times" w:cs="Times"/>
          <w:b w:val="0"/>
          <w:noProof/>
          <w:sz w:val="18"/>
        </w:rPr>
        <w:fldChar w:fldCharType="separate"/>
      </w:r>
      <w:r w:rsidR="00B048FA">
        <w:rPr>
          <w:rFonts w:ascii="Times" w:hAnsi="Times" w:cs="Times"/>
          <w:b w:val="0"/>
          <w:noProof/>
          <w:sz w:val="18"/>
        </w:rPr>
        <w:t>7</w:t>
      </w:r>
      <w:r w:rsidRPr="005E70A2">
        <w:rPr>
          <w:rFonts w:ascii="Times" w:hAnsi="Times" w:cs="Times"/>
          <w:b w:val="0"/>
          <w:noProof/>
          <w:sz w:val="18"/>
        </w:rPr>
        <w:fldChar w:fldCharType="end"/>
      </w:r>
    </w:p>
    <w:p w:rsidR="005E70A2" w:rsidRDefault="005E70A2">
      <w:pPr>
        <w:pStyle w:val="TOC5"/>
        <w:rPr>
          <w:iCs w:val="0"/>
          <w:noProof/>
          <w:kern w:val="0"/>
          <w:sz w:val="24"/>
          <w:szCs w:val="24"/>
        </w:rPr>
      </w:pPr>
      <w:r>
        <w:rPr>
          <w:noProof/>
        </w:rPr>
        <w:t>10</w:t>
      </w:r>
      <w:r>
        <w:rPr>
          <w:noProof/>
        </w:rPr>
        <w:tab/>
        <w:t>Membership of the Trust</w:t>
      </w:r>
      <w:r w:rsidRPr="005E70A2">
        <w:rPr>
          <w:rFonts w:ascii="Times" w:hAnsi="Times" w:cs="Times"/>
          <w:noProof/>
        </w:rPr>
        <w:tab/>
      </w:r>
      <w:r w:rsidRPr="005E70A2">
        <w:rPr>
          <w:rFonts w:ascii="Times" w:hAnsi="Times" w:cs="Times"/>
          <w:noProof/>
        </w:rPr>
        <w:fldChar w:fldCharType="begin"/>
      </w:r>
      <w:r w:rsidRPr="005E70A2">
        <w:rPr>
          <w:rFonts w:ascii="Times" w:hAnsi="Times" w:cs="Times"/>
          <w:noProof/>
        </w:rPr>
        <w:instrText xml:space="preserve"> PAGEREF _Toc178741172 \h </w:instrText>
      </w:r>
      <w:r w:rsidRPr="005E70A2">
        <w:rPr>
          <w:rFonts w:ascii="Times" w:hAnsi="Times" w:cs="Times"/>
          <w:noProof/>
        </w:rPr>
      </w:r>
      <w:r w:rsidRPr="005E70A2">
        <w:rPr>
          <w:rFonts w:ascii="Times" w:hAnsi="Times" w:cs="Times"/>
          <w:noProof/>
        </w:rPr>
        <w:fldChar w:fldCharType="separate"/>
      </w:r>
      <w:r w:rsidR="00B048FA">
        <w:rPr>
          <w:rFonts w:ascii="Times" w:hAnsi="Times" w:cs="Times"/>
          <w:noProof/>
        </w:rPr>
        <w:t>7</w:t>
      </w:r>
      <w:r w:rsidRPr="005E70A2">
        <w:rPr>
          <w:rFonts w:ascii="Times" w:hAnsi="Times" w:cs="Times"/>
          <w:noProof/>
        </w:rPr>
        <w:fldChar w:fldCharType="end"/>
      </w:r>
    </w:p>
    <w:p w:rsidR="005E70A2" w:rsidRDefault="005E70A2">
      <w:pPr>
        <w:pStyle w:val="TOC5"/>
        <w:rPr>
          <w:iCs w:val="0"/>
          <w:noProof/>
          <w:kern w:val="0"/>
          <w:sz w:val="24"/>
          <w:szCs w:val="24"/>
        </w:rPr>
      </w:pPr>
      <w:r>
        <w:rPr>
          <w:noProof/>
        </w:rPr>
        <w:t>11</w:t>
      </w:r>
      <w:r>
        <w:rPr>
          <w:noProof/>
        </w:rPr>
        <w:tab/>
        <w:t>Invitations to NSW to recommend members</w:t>
      </w:r>
      <w:r w:rsidRPr="005E70A2">
        <w:rPr>
          <w:rFonts w:ascii="Times" w:hAnsi="Times" w:cs="Times"/>
          <w:noProof/>
        </w:rPr>
        <w:tab/>
      </w:r>
      <w:r w:rsidRPr="005E70A2">
        <w:rPr>
          <w:rFonts w:ascii="Times" w:hAnsi="Times" w:cs="Times"/>
          <w:noProof/>
        </w:rPr>
        <w:fldChar w:fldCharType="begin"/>
      </w:r>
      <w:r w:rsidRPr="005E70A2">
        <w:rPr>
          <w:rFonts w:ascii="Times" w:hAnsi="Times" w:cs="Times"/>
          <w:noProof/>
        </w:rPr>
        <w:instrText xml:space="preserve"> PAGEREF _Toc178741173 \h </w:instrText>
      </w:r>
      <w:r w:rsidRPr="005E70A2">
        <w:rPr>
          <w:rFonts w:ascii="Times" w:hAnsi="Times" w:cs="Times"/>
          <w:noProof/>
        </w:rPr>
      </w:r>
      <w:r w:rsidRPr="005E70A2">
        <w:rPr>
          <w:rFonts w:ascii="Times" w:hAnsi="Times" w:cs="Times"/>
          <w:noProof/>
        </w:rPr>
        <w:fldChar w:fldCharType="separate"/>
      </w:r>
      <w:r w:rsidR="00B048FA">
        <w:rPr>
          <w:rFonts w:ascii="Times" w:hAnsi="Times" w:cs="Times"/>
          <w:noProof/>
        </w:rPr>
        <w:t>7</w:t>
      </w:r>
      <w:r w:rsidRPr="005E70A2">
        <w:rPr>
          <w:rFonts w:ascii="Times" w:hAnsi="Times" w:cs="Times"/>
          <w:noProof/>
        </w:rPr>
        <w:fldChar w:fldCharType="end"/>
      </w:r>
    </w:p>
    <w:p w:rsidR="005E70A2" w:rsidRDefault="005E70A2">
      <w:pPr>
        <w:pStyle w:val="TOC5"/>
        <w:rPr>
          <w:iCs w:val="0"/>
          <w:noProof/>
          <w:kern w:val="0"/>
          <w:sz w:val="24"/>
          <w:szCs w:val="24"/>
        </w:rPr>
      </w:pPr>
      <w:r>
        <w:rPr>
          <w:noProof/>
        </w:rPr>
        <w:t>12</w:t>
      </w:r>
      <w:r>
        <w:rPr>
          <w:noProof/>
        </w:rPr>
        <w:tab/>
        <w:t>Appointment of members</w:t>
      </w:r>
      <w:r w:rsidRPr="005E70A2">
        <w:rPr>
          <w:rFonts w:ascii="Times" w:hAnsi="Times" w:cs="Times"/>
          <w:noProof/>
        </w:rPr>
        <w:tab/>
      </w:r>
      <w:r w:rsidRPr="005E70A2">
        <w:rPr>
          <w:rFonts w:ascii="Times" w:hAnsi="Times" w:cs="Times"/>
          <w:noProof/>
        </w:rPr>
        <w:fldChar w:fldCharType="begin"/>
      </w:r>
      <w:r w:rsidRPr="005E70A2">
        <w:rPr>
          <w:rFonts w:ascii="Times" w:hAnsi="Times" w:cs="Times"/>
          <w:noProof/>
        </w:rPr>
        <w:instrText xml:space="preserve"> PAGEREF _Toc178741174 \h </w:instrText>
      </w:r>
      <w:r w:rsidRPr="005E70A2">
        <w:rPr>
          <w:rFonts w:ascii="Times" w:hAnsi="Times" w:cs="Times"/>
          <w:noProof/>
        </w:rPr>
      </w:r>
      <w:r w:rsidRPr="005E70A2">
        <w:rPr>
          <w:rFonts w:ascii="Times" w:hAnsi="Times" w:cs="Times"/>
          <w:noProof/>
        </w:rPr>
        <w:fldChar w:fldCharType="separate"/>
      </w:r>
      <w:r w:rsidR="00B048FA">
        <w:rPr>
          <w:rFonts w:ascii="Times" w:hAnsi="Times" w:cs="Times"/>
          <w:noProof/>
        </w:rPr>
        <w:t>7</w:t>
      </w:r>
      <w:r w:rsidRPr="005E70A2">
        <w:rPr>
          <w:rFonts w:ascii="Times" w:hAnsi="Times" w:cs="Times"/>
          <w:noProof/>
        </w:rPr>
        <w:fldChar w:fldCharType="end"/>
      </w:r>
    </w:p>
    <w:p w:rsidR="005E70A2" w:rsidRDefault="005E70A2">
      <w:pPr>
        <w:pStyle w:val="TOC5"/>
        <w:rPr>
          <w:iCs w:val="0"/>
          <w:noProof/>
          <w:kern w:val="0"/>
          <w:sz w:val="24"/>
          <w:szCs w:val="24"/>
        </w:rPr>
      </w:pPr>
      <w:r>
        <w:rPr>
          <w:noProof/>
        </w:rPr>
        <w:t>13</w:t>
      </w:r>
      <w:r>
        <w:rPr>
          <w:noProof/>
        </w:rPr>
        <w:tab/>
        <w:t>Terms of office of members</w:t>
      </w:r>
      <w:r w:rsidRPr="005E70A2">
        <w:rPr>
          <w:rFonts w:ascii="Times" w:hAnsi="Times" w:cs="Times"/>
          <w:noProof/>
        </w:rPr>
        <w:tab/>
      </w:r>
      <w:r w:rsidRPr="005E70A2">
        <w:rPr>
          <w:rFonts w:ascii="Times" w:hAnsi="Times" w:cs="Times"/>
          <w:noProof/>
        </w:rPr>
        <w:fldChar w:fldCharType="begin"/>
      </w:r>
      <w:r w:rsidRPr="005E70A2">
        <w:rPr>
          <w:rFonts w:ascii="Times" w:hAnsi="Times" w:cs="Times"/>
          <w:noProof/>
        </w:rPr>
        <w:instrText xml:space="preserve"> PAGEREF _Toc178741175 \h </w:instrText>
      </w:r>
      <w:r w:rsidRPr="005E70A2">
        <w:rPr>
          <w:rFonts w:ascii="Times" w:hAnsi="Times" w:cs="Times"/>
          <w:noProof/>
        </w:rPr>
      </w:r>
      <w:r w:rsidRPr="005E70A2">
        <w:rPr>
          <w:rFonts w:ascii="Times" w:hAnsi="Times" w:cs="Times"/>
          <w:noProof/>
        </w:rPr>
        <w:fldChar w:fldCharType="separate"/>
      </w:r>
      <w:r w:rsidR="00B048FA">
        <w:rPr>
          <w:rFonts w:ascii="Times" w:hAnsi="Times" w:cs="Times"/>
          <w:noProof/>
        </w:rPr>
        <w:t>8</w:t>
      </w:r>
      <w:r w:rsidRPr="005E70A2">
        <w:rPr>
          <w:rFonts w:ascii="Times" w:hAnsi="Times" w:cs="Times"/>
          <w:noProof/>
        </w:rPr>
        <w:fldChar w:fldCharType="end"/>
      </w:r>
    </w:p>
    <w:p w:rsidR="005E70A2" w:rsidRDefault="005E70A2">
      <w:pPr>
        <w:pStyle w:val="TOC5"/>
        <w:rPr>
          <w:iCs w:val="0"/>
          <w:noProof/>
          <w:kern w:val="0"/>
          <w:sz w:val="24"/>
          <w:szCs w:val="24"/>
        </w:rPr>
      </w:pPr>
      <w:r>
        <w:rPr>
          <w:noProof/>
        </w:rPr>
        <w:t>14</w:t>
      </w:r>
      <w:r>
        <w:rPr>
          <w:noProof/>
        </w:rPr>
        <w:tab/>
        <w:t>Acting appointments</w:t>
      </w:r>
      <w:r w:rsidRPr="005E70A2">
        <w:rPr>
          <w:rFonts w:ascii="Times" w:hAnsi="Times" w:cs="Times"/>
          <w:noProof/>
        </w:rPr>
        <w:tab/>
      </w:r>
      <w:r w:rsidRPr="005E70A2">
        <w:rPr>
          <w:rFonts w:ascii="Times" w:hAnsi="Times" w:cs="Times"/>
          <w:noProof/>
        </w:rPr>
        <w:fldChar w:fldCharType="begin"/>
      </w:r>
      <w:r w:rsidRPr="005E70A2">
        <w:rPr>
          <w:rFonts w:ascii="Times" w:hAnsi="Times" w:cs="Times"/>
          <w:noProof/>
        </w:rPr>
        <w:instrText xml:space="preserve"> PAGEREF _Toc178741176 \h </w:instrText>
      </w:r>
      <w:r w:rsidRPr="005E70A2">
        <w:rPr>
          <w:rFonts w:ascii="Times" w:hAnsi="Times" w:cs="Times"/>
          <w:noProof/>
        </w:rPr>
      </w:r>
      <w:r w:rsidRPr="005E70A2">
        <w:rPr>
          <w:rFonts w:ascii="Times" w:hAnsi="Times" w:cs="Times"/>
          <w:noProof/>
        </w:rPr>
        <w:fldChar w:fldCharType="separate"/>
      </w:r>
      <w:r w:rsidR="00B048FA">
        <w:rPr>
          <w:rFonts w:ascii="Times" w:hAnsi="Times" w:cs="Times"/>
          <w:noProof/>
        </w:rPr>
        <w:t>8</w:t>
      </w:r>
      <w:r w:rsidRPr="005E70A2">
        <w:rPr>
          <w:rFonts w:ascii="Times" w:hAnsi="Times" w:cs="Times"/>
          <w:noProof/>
        </w:rPr>
        <w:fldChar w:fldCharType="end"/>
      </w:r>
    </w:p>
    <w:p w:rsidR="005E70A2" w:rsidRDefault="005E70A2">
      <w:pPr>
        <w:pStyle w:val="TOC5"/>
        <w:rPr>
          <w:iCs w:val="0"/>
          <w:noProof/>
          <w:kern w:val="0"/>
          <w:sz w:val="24"/>
          <w:szCs w:val="24"/>
        </w:rPr>
      </w:pPr>
      <w:r>
        <w:rPr>
          <w:noProof/>
        </w:rPr>
        <w:t>15</w:t>
      </w:r>
      <w:r>
        <w:rPr>
          <w:noProof/>
        </w:rPr>
        <w:tab/>
        <w:t>Additional terms and conditions of appointment of members</w:t>
      </w:r>
      <w:r w:rsidRPr="005E70A2">
        <w:rPr>
          <w:rFonts w:ascii="Times" w:hAnsi="Times" w:cs="Times"/>
          <w:noProof/>
        </w:rPr>
        <w:tab/>
      </w:r>
      <w:r w:rsidRPr="005E70A2">
        <w:rPr>
          <w:rFonts w:ascii="Times" w:hAnsi="Times" w:cs="Times"/>
          <w:noProof/>
        </w:rPr>
        <w:fldChar w:fldCharType="begin"/>
      </w:r>
      <w:r w:rsidRPr="005E70A2">
        <w:rPr>
          <w:rFonts w:ascii="Times" w:hAnsi="Times" w:cs="Times"/>
          <w:noProof/>
        </w:rPr>
        <w:instrText xml:space="preserve"> PAGEREF _Toc178741177 \h </w:instrText>
      </w:r>
      <w:r w:rsidRPr="005E70A2">
        <w:rPr>
          <w:rFonts w:ascii="Times" w:hAnsi="Times" w:cs="Times"/>
          <w:noProof/>
        </w:rPr>
      </w:r>
      <w:r w:rsidRPr="005E70A2">
        <w:rPr>
          <w:rFonts w:ascii="Times" w:hAnsi="Times" w:cs="Times"/>
          <w:noProof/>
        </w:rPr>
        <w:fldChar w:fldCharType="separate"/>
      </w:r>
      <w:r w:rsidR="00B048FA">
        <w:rPr>
          <w:rFonts w:ascii="Times" w:hAnsi="Times" w:cs="Times"/>
          <w:noProof/>
        </w:rPr>
        <w:t>8</w:t>
      </w:r>
      <w:r w:rsidRPr="005E70A2">
        <w:rPr>
          <w:rFonts w:ascii="Times" w:hAnsi="Times" w:cs="Times"/>
          <w:noProof/>
        </w:rPr>
        <w:fldChar w:fldCharType="end"/>
      </w:r>
    </w:p>
    <w:p w:rsidR="005E70A2" w:rsidRDefault="005E70A2">
      <w:pPr>
        <w:pStyle w:val="TOC5"/>
        <w:rPr>
          <w:iCs w:val="0"/>
          <w:noProof/>
          <w:kern w:val="0"/>
          <w:sz w:val="24"/>
          <w:szCs w:val="24"/>
        </w:rPr>
      </w:pPr>
      <w:r>
        <w:rPr>
          <w:noProof/>
        </w:rPr>
        <w:t>16</w:t>
      </w:r>
      <w:r>
        <w:rPr>
          <w:noProof/>
        </w:rPr>
        <w:tab/>
        <w:t>Outside employment of members</w:t>
      </w:r>
      <w:r w:rsidRPr="005E70A2">
        <w:rPr>
          <w:rFonts w:ascii="Times" w:hAnsi="Times" w:cs="Times"/>
          <w:noProof/>
        </w:rPr>
        <w:tab/>
      </w:r>
      <w:r w:rsidRPr="005E70A2">
        <w:rPr>
          <w:rFonts w:ascii="Times" w:hAnsi="Times" w:cs="Times"/>
          <w:noProof/>
        </w:rPr>
        <w:fldChar w:fldCharType="begin"/>
      </w:r>
      <w:r w:rsidRPr="005E70A2">
        <w:rPr>
          <w:rFonts w:ascii="Times" w:hAnsi="Times" w:cs="Times"/>
          <w:noProof/>
        </w:rPr>
        <w:instrText xml:space="preserve"> PAGEREF _Toc178741178 \h </w:instrText>
      </w:r>
      <w:r w:rsidRPr="005E70A2">
        <w:rPr>
          <w:rFonts w:ascii="Times" w:hAnsi="Times" w:cs="Times"/>
          <w:noProof/>
        </w:rPr>
      </w:r>
      <w:r w:rsidRPr="005E70A2">
        <w:rPr>
          <w:rFonts w:ascii="Times" w:hAnsi="Times" w:cs="Times"/>
          <w:noProof/>
        </w:rPr>
        <w:fldChar w:fldCharType="separate"/>
      </w:r>
      <w:r w:rsidR="00B048FA">
        <w:rPr>
          <w:rFonts w:ascii="Times" w:hAnsi="Times" w:cs="Times"/>
          <w:noProof/>
        </w:rPr>
        <w:t>8</w:t>
      </w:r>
      <w:r w:rsidRPr="005E70A2">
        <w:rPr>
          <w:rFonts w:ascii="Times" w:hAnsi="Times" w:cs="Times"/>
          <w:noProof/>
        </w:rPr>
        <w:fldChar w:fldCharType="end"/>
      </w:r>
    </w:p>
    <w:p w:rsidR="005E70A2" w:rsidRDefault="005E70A2">
      <w:pPr>
        <w:pStyle w:val="TOC5"/>
        <w:rPr>
          <w:iCs w:val="0"/>
          <w:noProof/>
          <w:kern w:val="0"/>
          <w:sz w:val="24"/>
          <w:szCs w:val="24"/>
        </w:rPr>
      </w:pPr>
      <w:r>
        <w:rPr>
          <w:noProof/>
        </w:rPr>
        <w:t>17</w:t>
      </w:r>
      <w:r>
        <w:rPr>
          <w:noProof/>
        </w:rPr>
        <w:tab/>
        <w:t>Remuneration and allowances of members</w:t>
      </w:r>
      <w:r w:rsidRPr="005E70A2">
        <w:rPr>
          <w:rFonts w:ascii="Times" w:hAnsi="Times" w:cs="Times"/>
          <w:noProof/>
        </w:rPr>
        <w:tab/>
      </w:r>
      <w:r w:rsidRPr="005E70A2">
        <w:rPr>
          <w:rFonts w:ascii="Times" w:hAnsi="Times" w:cs="Times"/>
          <w:noProof/>
        </w:rPr>
        <w:fldChar w:fldCharType="begin"/>
      </w:r>
      <w:r w:rsidRPr="005E70A2">
        <w:rPr>
          <w:rFonts w:ascii="Times" w:hAnsi="Times" w:cs="Times"/>
          <w:noProof/>
        </w:rPr>
        <w:instrText xml:space="preserve"> PAGEREF _Toc178741179 \h </w:instrText>
      </w:r>
      <w:r w:rsidRPr="005E70A2">
        <w:rPr>
          <w:rFonts w:ascii="Times" w:hAnsi="Times" w:cs="Times"/>
          <w:noProof/>
        </w:rPr>
      </w:r>
      <w:r w:rsidRPr="005E70A2">
        <w:rPr>
          <w:rFonts w:ascii="Times" w:hAnsi="Times" w:cs="Times"/>
          <w:noProof/>
        </w:rPr>
        <w:fldChar w:fldCharType="separate"/>
      </w:r>
      <w:r w:rsidR="00B048FA">
        <w:rPr>
          <w:rFonts w:ascii="Times" w:hAnsi="Times" w:cs="Times"/>
          <w:noProof/>
        </w:rPr>
        <w:t>9</w:t>
      </w:r>
      <w:r w:rsidRPr="005E70A2">
        <w:rPr>
          <w:rFonts w:ascii="Times" w:hAnsi="Times" w:cs="Times"/>
          <w:noProof/>
        </w:rPr>
        <w:fldChar w:fldCharType="end"/>
      </w:r>
    </w:p>
    <w:p w:rsidR="005E70A2" w:rsidRDefault="005E70A2">
      <w:pPr>
        <w:pStyle w:val="TOC5"/>
        <w:rPr>
          <w:iCs w:val="0"/>
          <w:noProof/>
          <w:kern w:val="0"/>
          <w:sz w:val="24"/>
          <w:szCs w:val="24"/>
        </w:rPr>
      </w:pPr>
      <w:r>
        <w:rPr>
          <w:noProof/>
        </w:rPr>
        <w:t>18</w:t>
      </w:r>
      <w:r>
        <w:rPr>
          <w:noProof/>
        </w:rPr>
        <w:tab/>
        <w:t>Leave of absence</w:t>
      </w:r>
      <w:r w:rsidRPr="005E70A2">
        <w:rPr>
          <w:rFonts w:ascii="Times" w:hAnsi="Times" w:cs="Times"/>
          <w:noProof/>
        </w:rPr>
        <w:tab/>
      </w:r>
      <w:r w:rsidRPr="005E70A2">
        <w:rPr>
          <w:rFonts w:ascii="Times" w:hAnsi="Times" w:cs="Times"/>
          <w:noProof/>
        </w:rPr>
        <w:fldChar w:fldCharType="begin"/>
      </w:r>
      <w:r w:rsidRPr="005E70A2">
        <w:rPr>
          <w:rFonts w:ascii="Times" w:hAnsi="Times" w:cs="Times"/>
          <w:noProof/>
        </w:rPr>
        <w:instrText xml:space="preserve"> PAGEREF _Toc178741180 \h </w:instrText>
      </w:r>
      <w:r w:rsidRPr="005E70A2">
        <w:rPr>
          <w:rFonts w:ascii="Times" w:hAnsi="Times" w:cs="Times"/>
          <w:noProof/>
        </w:rPr>
      </w:r>
      <w:r w:rsidRPr="005E70A2">
        <w:rPr>
          <w:rFonts w:ascii="Times" w:hAnsi="Times" w:cs="Times"/>
          <w:noProof/>
        </w:rPr>
        <w:fldChar w:fldCharType="separate"/>
      </w:r>
      <w:r w:rsidR="00B048FA">
        <w:rPr>
          <w:rFonts w:ascii="Times" w:hAnsi="Times" w:cs="Times"/>
          <w:noProof/>
        </w:rPr>
        <w:t>9</w:t>
      </w:r>
      <w:r w:rsidRPr="005E70A2">
        <w:rPr>
          <w:rFonts w:ascii="Times" w:hAnsi="Times" w:cs="Times"/>
          <w:noProof/>
        </w:rPr>
        <w:fldChar w:fldCharType="end"/>
      </w:r>
    </w:p>
    <w:p w:rsidR="005E70A2" w:rsidRDefault="005E70A2">
      <w:pPr>
        <w:pStyle w:val="TOC5"/>
        <w:rPr>
          <w:iCs w:val="0"/>
          <w:noProof/>
          <w:kern w:val="0"/>
          <w:sz w:val="24"/>
          <w:szCs w:val="24"/>
        </w:rPr>
      </w:pPr>
      <w:r>
        <w:rPr>
          <w:noProof/>
        </w:rPr>
        <w:t>19</w:t>
      </w:r>
      <w:r>
        <w:rPr>
          <w:noProof/>
        </w:rPr>
        <w:tab/>
        <w:t>Resignation</w:t>
      </w:r>
      <w:r w:rsidRPr="005E70A2">
        <w:rPr>
          <w:rFonts w:ascii="Times" w:hAnsi="Times" w:cs="Times"/>
          <w:noProof/>
        </w:rPr>
        <w:tab/>
      </w:r>
      <w:r w:rsidRPr="005E70A2">
        <w:rPr>
          <w:rFonts w:ascii="Times" w:hAnsi="Times" w:cs="Times"/>
          <w:noProof/>
        </w:rPr>
        <w:fldChar w:fldCharType="begin"/>
      </w:r>
      <w:r w:rsidRPr="005E70A2">
        <w:rPr>
          <w:rFonts w:ascii="Times" w:hAnsi="Times" w:cs="Times"/>
          <w:noProof/>
        </w:rPr>
        <w:instrText xml:space="preserve"> PAGEREF _Toc178741181 \h </w:instrText>
      </w:r>
      <w:r w:rsidRPr="005E70A2">
        <w:rPr>
          <w:rFonts w:ascii="Times" w:hAnsi="Times" w:cs="Times"/>
          <w:noProof/>
        </w:rPr>
      </w:r>
      <w:r w:rsidRPr="005E70A2">
        <w:rPr>
          <w:rFonts w:ascii="Times" w:hAnsi="Times" w:cs="Times"/>
          <w:noProof/>
        </w:rPr>
        <w:fldChar w:fldCharType="separate"/>
      </w:r>
      <w:r w:rsidR="00B048FA">
        <w:rPr>
          <w:rFonts w:ascii="Times" w:hAnsi="Times" w:cs="Times"/>
          <w:noProof/>
        </w:rPr>
        <w:t>9</w:t>
      </w:r>
      <w:r w:rsidRPr="005E70A2">
        <w:rPr>
          <w:rFonts w:ascii="Times" w:hAnsi="Times" w:cs="Times"/>
          <w:noProof/>
        </w:rPr>
        <w:fldChar w:fldCharType="end"/>
      </w:r>
    </w:p>
    <w:p w:rsidR="005E70A2" w:rsidRDefault="005E70A2">
      <w:pPr>
        <w:pStyle w:val="TOC5"/>
        <w:rPr>
          <w:iCs w:val="0"/>
          <w:noProof/>
          <w:kern w:val="0"/>
          <w:sz w:val="24"/>
          <w:szCs w:val="24"/>
        </w:rPr>
      </w:pPr>
      <w:r>
        <w:rPr>
          <w:noProof/>
        </w:rPr>
        <w:t>20</w:t>
      </w:r>
      <w:r>
        <w:rPr>
          <w:noProof/>
        </w:rPr>
        <w:tab/>
        <w:t>Termination of appointment of members</w:t>
      </w:r>
      <w:r w:rsidRPr="005E70A2">
        <w:rPr>
          <w:rFonts w:ascii="Times" w:hAnsi="Times" w:cs="Times"/>
          <w:noProof/>
        </w:rPr>
        <w:tab/>
      </w:r>
      <w:r w:rsidRPr="005E70A2">
        <w:rPr>
          <w:rFonts w:ascii="Times" w:hAnsi="Times" w:cs="Times"/>
          <w:noProof/>
        </w:rPr>
        <w:fldChar w:fldCharType="begin"/>
      </w:r>
      <w:r w:rsidRPr="005E70A2">
        <w:rPr>
          <w:rFonts w:ascii="Times" w:hAnsi="Times" w:cs="Times"/>
          <w:noProof/>
        </w:rPr>
        <w:instrText xml:space="preserve"> PAGEREF _Toc178741182 \h </w:instrText>
      </w:r>
      <w:r w:rsidRPr="005E70A2">
        <w:rPr>
          <w:rFonts w:ascii="Times" w:hAnsi="Times" w:cs="Times"/>
          <w:noProof/>
        </w:rPr>
      </w:r>
      <w:r w:rsidRPr="005E70A2">
        <w:rPr>
          <w:rFonts w:ascii="Times" w:hAnsi="Times" w:cs="Times"/>
          <w:noProof/>
        </w:rPr>
        <w:fldChar w:fldCharType="separate"/>
      </w:r>
      <w:r w:rsidR="00B048FA">
        <w:rPr>
          <w:rFonts w:ascii="Times" w:hAnsi="Times" w:cs="Times"/>
          <w:noProof/>
        </w:rPr>
        <w:t>9</w:t>
      </w:r>
      <w:r w:rsidRPr="005E70A2">
        <w:rPr>
          <w:rFonts w:ascii="Times" w:hAnsi="Times" w:cs="Times"/>
          <w:noProof/>
        </w:rPr>
        <w:fldChar w:fldCharType="end"/>
      </w:r>
    </w:p>
    <w:p w:rsidR="005E70A2" w:rsidRDefault="005E70A2">
      <w:pPr>
        <w:pStyle w:val="TOC2"/>
        <w:rPr>
          <w:b w:val="0"/>
          <w:iCs w:val="0"/>
          <w:noProof/>
          <w:kern w:val="0"/>
          <w:szCs w:val="24"/>
        </w:rPr>
      </w:pPr>
      <w:r>
        <w:rPr>
          <w:noProof/>
        </w:rPr>
        <w:t>Part 4—Trust land</w:t>
      </w:r>
      <w:r w:rsidRPr="005E70A2">
        <w:rPr>
          <w:rFonts w:ascii="Times" w:hAnsi="Times" w:cs="Times"/>
          <w:b w:val="0"/>
          <w:noProof/>
          <w:sz w:val="18"/>
        </w:rPr>
        <w:tab/>
      </w:r>
      <w:r w:rsidRPr="005E70A2">
        <w:rPr>
          <w:rFonts w:ascii="Times" w:hAnsi="Times" w:cs="Times"/>
          <w:b w:val="0"/>
          <w:noProof/>
          <w:sz w:val="18"/>
        </w:rPr>
        <w:fldChar w:fldCharType="begin"/>
      </w:r>
      <w:r w:rsidRPr="005E70A2">
        <w:rPr>
          <w:rFonts w:ascii="Times" w:hAnsi="Times" w:cs="Times"/>
          <w:b w:val="0"/>
          <w:noProof/>
          <w:sz w:val="18"/>
        </w:rPr>
        <w:instrText xml:space="preserve"> PAGEREF _Toc178741183 \h </w:instrText>
      </w:r>
      <w:r w:rsidRPr="005E70A2">
        <w:rPr>
          <w:rFonts w:ascii="Times" w:hAnsi="Times" w:cs="Times"/>
          <w:b w:val="0"/>
          <w:noProof/>
          <w:sz w:val="18"/>
        </w:rPr>
      </w:r>
      <w:r w:rsidRPr="005E70A2">
        <w:rPr>
          <w:rFonts w:ascii="Times" w:hAnsi="Times" w:cs="Times"/>
          <w:b w:val="0"/>
          <w:noProof/>
          <w:sz w:val="18"/>
        </w:rPr>
        <w:fldChar w:fldCharType="separate"/>
      </w:r>
      <w:r w:rsidR="00B048FA">
        <w:rPr>
          <w:rFonts w:ascii="Times" w:hAnsi="Times" w:cs="Times"/>
          <w:b w:val="0"/>
          <w:noProof/>
          <w:sz w:val="18"/>
        </w:rPr>
        <w:t>11</w:t>
      </w:r>
      <w:r w:rsidRPr="005E70A2">
        <w:rPr>
          <w:rFonts w:ascii="Times" w:hAnsi="Times" w:cs="Times"/>
          <w:b w:val="0"/>
          <w:noProof/>
          <w:sz w:val="18"/>
        </w:rPr>
        <w:fldChar w:fldCharType="end"/>
      </w:r>
    </w:p>
    <w:p w:rsidR="005E70A2" w:rsidRDefault="005E70A2">
      <w:pPr>
        <w:pStyle w:val="TOC5"/>
        <w:rPr>
          <w:iCs w:val="0"/>
          <w:noProof/>
          <w:kern w:val="0"/>
          <w:sz w:val="24"/>
          <w:szCs w:val="24"/>
        </w:rPr>
      </w:pPr>
      <w:r>
        <w:rPr>
          <w:noProof/>
        </w:rPr>
        <w:t>21</w:t>
      </w:r>
      <w:r>
        <w:rPr>
          <w:noProof/>
        </w:rPr>
        <w:tab/>
        <w:t>Vesting by Minister of land in the Trust</w:t>
      </w:r>
      <w:r w:rsidRPr="005E70A2">
        <w:rPr>
          <w:rFonts w:ascii="Times" w:hAnsi="Times" w:cs="Times"/>
          <w:noProof/>
        </w:rPr>
        <w:tab/>
      </w:r>
      <w:r w:rsidRPr="005E70A2">
        <w:rPr>
          <w:rFonts w:ascii="Times" w:hAnsi="Times" w:cs="Times"/>
          <w:noProof/>
        </w:rPr>
        <w:fldChar w:fldCharType="begin"/>
      </w:r>
      <w:r w:rsidRPr="005E70A2">
        <w:rPr>
          <w:rFonts w:ascii="Times" w:hAnsi="Times" w:cs="Times"/>
          <w:noProof/>
        </w:rPr>
        <w:instrText xml:space="preserve"> PAGEREF _Toc178741184 \h </w:instrText>
      </w:r>
      <w:r w:rsidRPr="005E70A2">
        <w:rPr>
          <w:rFonts w:ascii="Times" w:hAnsi="Times" w:cs="Times"/>
          <w:noProof/>
        </w:rPr>
      </w:r>
      <w:r w:rsidRPr="005E70A2">
        <w:rPr>
          <w:rFonts w:ascii="Times" w:hAnsi="Times" w:cs="Times"/>
          <w:noProof/>
        </w:rPr>
        <w:fldChar w:fldCharType="separate"/>
      </w:r>
      <w:r w:rsidR="00B048FA">
        <w:rPr>
          <w:rFonts w:ascii="Times" w:hAnsi="Times" w:cs="Times"/>
          <w:noProof/>
        </w:rPr>
        <w:t>11</w:t>
      </w:r>
      <w:r w:rsidRPr="005E70A2">
        <w:rPr>
          <w:rFonts w:ascii="Times" w:hAnsi="Times" w:cs="Times"/>
          <w:noProof/>
        </w:rPr>
        <w:fldChar w:fldCharType="end"/>
      </w:r>
    </w:p>
    <w:p w:rsidR="005E70A2" w:rsidRDefault="005E70A2">
      <w:pPr>
        <w:pStyle w:val="TOC5"/>
        <w:rPr>
          <w:iCs w:val="0"/>
          <w:noProof/>
          <w:kern w:val="0"/>
          <w:sz w:val="24"/>
          <w:szCs w:val="24"/>
        </w:rPr>
      </w:pPr>
      <w:r>
        <w:rPr>
          <w:noProof/>
        </w:rPr>
        <w:t>22</w:t>
      </w:r>
      <w:r>
        <w:rPr>
          <w:noProof/>
        </w:rPr>
        <w:tab/>
        <w:t>Vesting of Trust land</w:t>
      </w:r>
      <w:r w:rsidRPr="005E70A2">
        <w:rPr>
          <w:rFonts w:ascii="Times" w:hAnsi="Times" w:cs="Times"/>
          <w:noProof/>
        </w:rPr>
        <w:tab/>
      </w:r>
      <w:r w:rsidRPr="005E70A2">
        <w:rPr>
          <w:rFonts w:ascii="Times" w:hAnsi="Times" w:cs="Times"/>
          <w:noProof/>
        </w:rPr>
        <w:fldChar w:fldCharType="begin"/>
      </w:r>
      <w:r w:rsidRPr="005E70A2">
        <w:rPr>
          <w:rFonts w:ascii="Times" w:hAnsi="Times" w:cs="Times"/>
          <w:noProof/>
        </w:rPr>
        <w:instrText xml:space="preserve"> PAGEREF _Toc178741185 \h </w:instrText>
      </w:r>
      <w:r w:rsidRPr="005E70A2">
        <w:rPr>
          <w:rFonts w:ascii="Times" w:hAnsi="Times" w:cs="Times"/>
          <w:noProof/>
        </w:rPr>
      </w:r>
      <w:r w:rsidRPr="005E70A2">
        <w:rPr>
          <w:rFonts w:ascii="Times" w:hAnsi="Times" w:cs="Times"/>
          <w:noProof/>
        </w:rPr>
        <w:fldChar w:fldCharType="separate"/>
      </w:r>
      <w:r w:rsidR="00B048FA">
        <w:rPr>
          <w:rFonts w:ascii="Times" w:hAnsi="Times" w:cs="Times"/>
          <w:noProof/>
        </w:rPr>
        <w:t>11</w:t>
      </w:r>
      <w:r w:rsidRPr="005E70A2">
        <w:rPr>
          <w:rFonts w:ascii="Times" w:hAnsi="Times" w:cs="Times"/>
          <w:noProof/>
        </w:rPr>
        <w:fldChar w:fldCharType="end"/>
      </w:r>
    </w:p>
    <w:p w:rsidR="005E70A2" w:rsidRDefault="005E70A2">
      <w:pPr>
        <w:pStyle w:val="TOC5"/>
        <w:rPr>
          <w:iCs w:val="0"/>
          <w:noProof/>
          <w:kern w:val="0"/>
          <w:sz w:val="24"/>
          <w:szCs w:val="24"/>
        </w:rPr>
      </w:pPr>
      <w:r>
        <w:rPr>
          <w:noProof/>
        </w:rPr>
        <w:t>23</w:t>
      </w:r>
      <w:r>
        <w:rPr>
          <w:noProof/>
        </w:rPr>
        <w:tab/>
        <w:t>Minister may make arrangements</w:t>
      </w:r>
      <w:r w:rsidRPr="005E70A2">
        <w:rPr>
          <w:rFonts w:ascii="Times" w:hAnsi="Times" w:cs="Times"/>
          <w:noProof/>
        </w:rPr>
        <w:tab/>
      </w:r>
      <w:r w:rsidRPr="005E70A2">
        <w:rPr>
          <w:rFonts w:ascii="Times" w:hAnsi="Times" w:cs="Times"/>
          <w:noProof/>
        </w:rPr>
        <w:fldChar w:fldCharType="begin"/>
      </w:r>
      <w:r w:rsidRPr="005E70A2">
        <w:rPr>
          <w:rFonts w:ascii="Times" w:hAnsi="Times" w:cs="Times"/>
          <w:noProof/>
        </w:rPr>
        <w:instrText xml:space="preserve"> PAGEREF _Toc178741186 \h </w:instrText>
      </w:r>
      <w:r w:rsidRPr="005E70A2">
        <w:rPr>
          <w:rFonts w:ascii="Times" w:hAnsi="Times" w:cs="Times"/>
          <w:noProof/>
        </w:rPr>
      </w:r>
      <w:r w:rsidRPr="005E70A2">
        <w:rPr>
          <w:rFonts w:ascii="Times" w:hAnsi="Times" w:cs="Times"/>
          <w:noProof/>
        </w:rPr>
        <w:fldChar w:fldCharType="separate"/>
      </w:r>
      <w:r w:rsidR="00B048FA">
        <w:rPr>
          <w:rFonts w:ascii="Times" w:hAnsi="Times" w:cs="Times"/>
          <w:noProof/>
        </w:rPr>
        <w:t>11</w:t>
      </w:r>
      <w:r w:rsidRPr="005E70A2">
        <w:rPr>
          <w:rFonts w:ascii="Times" w:hAnsi="Times" w:cs="Times"/>
          <w:noProof/>
        </w:rPr>
        <w:fldChar w:fldCharType="end"/>
      </w:r>
    </w:p>
    <w:p w:rsidR="005E70A2" w:rsidRDefault="005E70A2">
      <w:pPr>
        <w:pStyle w:val="TOC5"/>
        <w:rPr>
          <w:iCs w:val="0"/>
          <w:noProof/>
          <w:kern w:val="0"/>
          <w:sz w:val="24"/>
          <w:szCs w:val="24"/>
        </w:rPr>
      </w:pPr>
      <w:r>
        <w:rPr>
          <w:noProof/>
        </w:rPr>
        <w:t>24</w:t>
      </w:r>
      <w:r>
        <w:rPr>
          <w:noProof/>
        </w:rPr>
        <w:tab/>
        <w:t>Transfer of Trust land</w:t>
      </w:r>
      <w:r w:rsidRPr="005E70A2">
        <w:rPr>
          <w:rFonts w:ascii="Times" w:hAnsi="Times" w:cs="Times"/>
          <w:noProof/>
        </w:rPr>
        <w:tab/>
      </w:r>
      <w:r w:rsidRPr="005E70A2">
        <w:rPr>
          <w:rFonts w:ascii="Times" w:hAnsi="Times" w:cs="Times"/>
          <w:noProof/>
        </w:rPr>
        <w:fldChar w:fldCharType="begin"/>
      </w:r>
      <w:r w:rsidRPr="005E70A2">
        <w:rPr>
          <w:rFonts w:ascii="Times" w:hAnsi="Times" w:cs="Times"/>
          <w:noProof/>
        </w:rPr>
        <w:instrText xml:space="preserve"> PAGEREF _Toc178741187 \h </w:instrText>
      </w:r>
      <w:r w:rsidRPr="005E70A2">
        <w:rPr>
          <w:rFonts w:ascii="Times" w:hAnsi="Times" w:cs="Times"/>
          <w:noProof/>
        </w:rPr>
      </w:r>
      <w:r w:rsidRPr="005E70A2">
        <w:rPr>
          <w:rFonts w:ascii="Times" w:hAnsi="Times" w:cs="Times"/>
          <w:noProof/>
        </w:rPr>
        <w:fldChar w:fldCharType="separate"/>
      </w:r>
      <w:r w:rsidR="00B048FA">
        <w:rPr>
          <w:rFonts w:ascii="Times" w:hAnsi="Times" w:cs="Times"/>
          <w:noProof/>
        </w:rPr>
        <w:t>12</w:t>
      </w:r>
      <w:r w:rsidRPr="005E70A2">
        <w:rPr>
          <w:rFonts w:ascii="Times" w:hAnsi="Times" w:cs="Times"/>
          <w:noProof/>
        </w:rPr>
        <w:fldChar w:fldCharType="end"/>
      </w:r>
    </w:p>
    <w:p w:rsidR="005E70A2" w:rsidRDefault="005E70A2">
      <w:pPr>
        <w:pStyle w:val="TOC5"/>
        <w:rPr>
          <w:iCs w:val="0"/>
          <w:noProof/>
          <w:kern w:val="0"/>
          <w:sz w:val="24"/>
          <w:szCs w:val="24"/>
        </w:rPr>
      </w:pPr>
      <w:r>
        <w:rPr>
          <w:noProof/>
        </w:rPr>
        <w:t>25</w:t>
      </w:r>
      <w:r>
        <w:rPr>
          <w:noProof/>
        </w:rPr>
        <w:tab/>
        <w:t>Lands Acquisition Act not to apply</w:t>
      </w:r>
      <w:r w:rsidRPr="005E70A2">
        <w:rPr>
          <w:rFonts w:ascii="Times" w:hAnsi="Times" w:cs="Times"/>
          <w:noProof/>
        </w:rPr>
        <w:tab/>
      </w:r>
      <w:r w:rsidRPr="005E70A2">
        <w:rPr>
          <w:rFonts w:ascii="Times" w:hAnsi="Times" w:cs="Times"/>
          <w:noProof/>
        </w:rPr>
        <w:fldChar w:fldCharType="begin"/>
      </w:r>
      <w:r w:rsidRPr="005E70A2">
        <w:rPr>
          <w:rFonts w:ascii="Times" w:hAnsi="Times" w:cs="Times"/>
          <w:noProof/>
        </w:rPr>
        <w:instrText xml:space="preserve"> PAGEREF _Toc178741188 \h </w:instrText>
      </w:r>
      <w:r w:rsidRPr="005E70A2">
        <w:rPr>
          <w:rFonts w:ascii="Times" w:hAnsi="Times" w:cs="Times"/>
          <w:noProof/>
        </w:rPr>
      </w:r>
      <w:r w:rsidRPr="005E70A2">
        <w:rPr>
          <w:rFonts w:ascii="Times" w:hAnsi="Times" w:cs="Times"/>
          <w:noProof/>
        </w:rPr>
        <w:fldChar w:fldCharType="separate"/>
      </w:r>
      <w:r w:rsidR="00B048FA">
        <w:rPr>
          <w:rFonts w:ascii="Times" w:hAnsi="Times" w:cs="Times"/>
          <w:noProof/>
        </w:rPr>
        <w:t>12</w:t>
      </w:r>
      <w:r w:rsidRPr="005E70A2">
        <w:rPr>
          <w:rFonts w:ascii="Times" w:hAnsi="Times" w:cs="Times"/>
          <w:noProof/>
        </w:rPr>
        <w:fldChar w:fldCharType="end"/>
      </w:r>
    </w:p>
    <w:p w:rsidR="005E70A2" w:rsidRDefault="005E70A2">
      <w:pPr>
        <w:pStyle w:val="TOC2"/>
        <w:rPr>
          <w:b w:val="0"/>
          <w:iCs w:val="0"/>
          <w:noProof/>
          <w:kern w:val="0"/>
          <w:szCs w:val="24"/>
        </w:rPr>
      </w:pPr>
      <w:r>
        <w:rPr>
          <w:noProof/>
        </w:rPr>
        <w:t>Part 5—Plans</w:t>
      </w:r>
      <w:r w:rsidRPr="005E70A2">
        <w:rPr>
          <w:rFonts w:ascii="Times" w:hAnsi="Times" w:cs="Times"/>
          <w:b w:val="0"/>
          <w:noProof/>
          <w:sz w:val="18"/>
        </w:rPr>
        <w:tab/>
      </w:r>
      <w:r w:rsidRPr="005E70A2">
        <w:rPr>
          <w:rFonts w:ascii="Times" w:hAnsi="Times" w:cs="Times"/>
          <w:b w:val="0"/>
          <w:noProof/>
          <w:sz w:val="18"/>
        </w:rPr>
        <w:fldChar w:fldCharType="begin"/>
      </w:r>
      <w:r w:rsidRPr="005E70A2">
        <w:rPr>
          <w:rFonts w:ascii="Times" w:hAnsi="Times" w:cs="Times"/>
          <w:b w:val="0"/>
          <w:noProof/>
          <w:sz w:val="18"/>
        </w:rPr>
        <w:instrText xml:space="preserve"> PAGEREF _Toc178741189 \h </w:instrText>
      </w:r>
      <w:r w:rsidRPr="005E70A2">
        <w:rPr>
          <w:rFonts w:ascii="Times" w:hAnsi="Times" w:cs="Times"/>
          <w:b w:val="0"/>
          <w:noProof/>
          <w:sz w:val="18"/>
        </w:rPr>
      </w:r>
      <w:r w:rsidRPr="005E70A2">
        <w:rPr>
          <w:rFonts w:ascii="Times" w:hAnsi="Times" w:cs="Times"/>
          <w:b w:val="0"/>
          <w:noProof/>
          <w:sz w:val="18"/>
        </w:rPr>
        <w:fldChar w:fldCharType="separate"/>
      </w:r>
      <w:r w:rsidR="00B048FA">
        <w:rPr>
          <w:rFonts w:ascii="Times" w:hAnsi="Times" w:cs="Times"/>
          <w:b w:val="0"/>
          <w:noProof/>
          <w:sz w:val="18"/>
        </w:rPr>
        <w:t>13</w:t>
      </w:r>
      <w:r w:rsidRPr="005E70A2">
        <w:rPr>
          <w:rFonts w:ascii="Times" w:hAnsi="Times" w:cs="Times"/>
          <w:b w:val="0"/>
          <w:noProof/>
          <w:sz w:val="18"/>
        </w:rPr>
        <w:fldChar w:fldCharType="end"/>
      </w:r>
    </w:p>
    <w:p w:rsidR="005E70A2" w:rsidRDefault="005E70A2">
      <w:pPr>
        <w:pStyle w:val="TOC5"/>
        <w:rPr>
          <w:iCs w:val="0"/>
          <w:noProof/>
          <w:kern w:val="0"/>
          <w:sz w:val="24"/>
          <w:szCs w:val="24"/>
        </w:rPr>
      </w:pPr>
      <w:r>
        <w:rPr>
          <w:noProof/>
        </w:rPr>
        <w:t>26</w:t>
      </w:r>
      <w:r>
        <w:rPr>
          <w:noProof/>
        </w:rPr>
        <w:tab/>
        <w:t>Trust to prepare plans</w:t>
      </w:r>
      <w:r w:rsidRPr="005E70A2">
        <w:rPr>
          <w:rFonts w:ascii="Times" w:hAnsi="Times" w:cs="Times"/>
          <w:noProof/>
        </w:rPr>
        <w:tab/>
      </w:r>
      <w:r w:rsidRPr="005E70A2">
        <w:rPr>
          <w:rFonts w:ascii="Times" w:hAnsi="Times" w:cs="Times"/>
          <w:noProof/>
        </w:rPr>
        <w:fldChar w:fldCharType="begin"/>
      </w:r>
      <w:r w:rsidRPr="005E70A2">
        <w:rPr>
          <w:rFonts w:ascii="Times" w:hAnsi="Times" w:cs="Times"/>
          <w:noProof/>
        </w:rPr>
        <w:instrText xml:space="preserve"> PAGEREF _Toc178741190 \h </w:instrText>
      </w:r>
      <w:r w:rsidRPr="005E70A2">
        <w:rPr>
          <w:rFonts w:ascii="Times" w:hAnsi="Times" w:cs="Times"/>
          <w:noProof/>
        </w:rPr>
      </w:r>
      <w:r w:rsidRPr="005E70A2">
        <w:rPr>
          <w:rFonts w:ascii="Times" w:hAnsi="Times" w:cs="Times"/>
          <w:noProof/>
        </w:rPr>
        <w:fldChar w:fldCharType="separate"/>
      </w:r>
      <w:r w:rsidR="00B048FA">
        <w:rPr>
          <w:rFonts w:ascii="Times" w:hAnsi="Times" w:cs="Times"/>
          <w:noProof/>
        </w:rPr>
        <w:t>13</w:t>
      </w:r>
      <w:r w:rsidRPr="005E70A2">
        <w:rPr>
          <w:rFonts w:ascii="Times" w:hAnsi="Times" w:cs="Times"/>
          <w:noProof/>
        </w:rPr>
        <w:fldChar w:fldCharType="end"/>
      </w:r>
    </w:p>
    <w:p w:rsidR="005E70A2" w:rsidRDefault="005E70A2">
      <w:pPr>
        <w:pStyle w:val="TOC5"/>
        <w:rPr>
          <w:iCs w:val="0"/>
          <w:noProof/>
          <w:kern w:val="0"/>
          <w:sz w:val="24"/>
          <w:szCs w:val="24"/>
        </w:rPr>
      </w:pPr>
      <w:r>
        <w:rPr>
          <w:noProof/>
        </w:rPr>
        <w:t>27</w:t>
      </w:r>
      <w:r>
        <w:rPr>
          <w:noProof/>
        </w:rPr>
        <w:tab/>
        <w:t>Plan areas</w:t>
      </w:r>
      <w:r w:rsidRPr="005E70A2">
        <w:rPr>
          <w:rFonts w:ascii="Times" w:hAnsi="Times" w:cs="Times"/>
          <w:noProof/>
        </w:rPr>
        <w:tab/>
      </w:r>
      <w:r w:rsidRPr="005E70A2">
        <w:rPr>
          <w:rFonts w:ascii="Times" w:hAnsi="Times" w:cs="Times"/>
          <w:noProof/>
        </w:rPr>
        <w:fldChar w:fldCharType="begin"/>
      </w:r>
      <w:r w:rsidRPr="005E70A2">
        <w:rPr>
          <w:rFonts w:ascii="Times" w:hAnsi="Times" w:cs="Times"/>
          <w:noProof/>
        </w:rPr>
        <w:instrText xml:space="preserve"> PAGEREF _Toc178741191 \h </w:instrText>
      </w:r>
      <w:r w:rsidRPr="005E70A2">
        <w:rPr>
          <w:rFonts w:ascii="Times" w:hAnsi="Times" w:cs="Times"/>
          <w:noProof/>
        </w:rPr>
      </w:r>
      <w:r w:rsidRPr="005E70A2">
        <w:rPr>
          <w:rFonts w:ascii="Times" w:hAnsi="Times" w:cs="Times"/>
          <w:noProof/>
        </w:rPr>
        <w:fldChar w:fldCharType="separate"/>
      </w:r>
      <w:r w:rsidR="00B048FA">
        <w:rPr>
          <w:rFonts w:ascii="Times" w:hAnsi="Times" w:cs="Times"/>
          <w:noProof/>
        </w:rPr>
        <w:t>13</w:t>
      </w:r>
      <w:r w:rsidRPr="005E70A2">
        <w:rPr>
          <w:rFonts w:ascii="Times" w:hAnsi="Times" w:cs="Times"/>
          <w:noProof/>
        </w:rPr>
        <w:fldChar w:fldCharType="end"/>
      </w:r>
    </w:p>
    <w:p w:rsidR="005E70A2" w:rsidRDefault="005E70A2">
      <w:pPr>
        <w:pStyle w:val="TOC5"/>
        <w:rPr>
          <w:iCs w:val="0"/>
          <w:noProof/>
          <w:kern w:val="0"/>
          <w:sz w:val="24"/>
          <w:szCs w:val="24"/>
        </w:rPr>
      </w:pPr>
      <w:r>
        <w:rPr>
          <w:noProof/>
        </w:rPr>
        <w:t>28</w:t>
      </w:r>
      <w:r>
        <w:rPr>
          <w:noProof/>
        </w:rPr>
        <w:tab/>
        <w:t>Content of plans</w:t>
      </w:r>
      <w:r w:rsidRPr="005E70A2">
        <w:rPr>
          <w:rFonts w:ascii="Times" w:hAnsi="Times" w:cs="Times"/>
          <w:noProof/>
        </w:rPr>
        <w:tab/>
      </w:r>
      <w:r w:rsidRPr="005E70A2">
        <w:rPr>
          <w:rFonts w:ascii="Times" w:hAnsi="Times" w:cs="Times"/>
          <w:noProof/>
        </w:rPr>
        <w:fldChar w:fldCharType="begin"/>
      </w:r>
      <w:r w:rsidRPr="005E70A2">
        <w:rPr>
          <w:rFonts w:ascii="Times" w:hAnsi="Times" w:cs="Times"/>
          <w:noProof/>
        </w:rPr>
        <w:instrText xml:space="preserve"> PAGEREF _Toc178741192 \h </w:instrText>
      </w:r>
      <w:r w:rsidRPr="005E70A2">
        <w:rPr>
          <w:rFonts w:ascii="Times" w:hAnsi="Times" w:cs="Times"/>
          <w:noProof/>
        </w:rPr>
      </w:r>
      <w:r w:rsidRPr="005E70A2">
        <w:rPr>
          <w:rFonts w:ascii="Times" w:hAnsi="Times" w:cs="Times"/>
          <w:noProof/>
        </w:rPr>
        <w:fldChar w:fldCharType="separate"/>
      </w:r>
      <w:r w:rsidR="00B048FA">
        <w:rPr>
          <w:rFonts w:ascii="Times" w:hAnsi="Times" w:cs="Times"/>
          <w:noProof/>
        </w:rPr>
        <w:t>13</w:t>
      </w:r>
      <w:r w:rsidRPr="005E70A2">
        <w:rPr>
          <w:rFonts w:ascii="Times" w:hAnsi="Times" w:cs="Times"/>
          <w:noProof/>
        </w:rPr>
        <w:fldChar w:fldCharType="end"/>
      </w:r>
    </w:p>
    <w:p w:rsidR="005E70A2" w:rsidRDefault="005E70A2">
      <w:pPr>
        <w:pStyle w:val="TOC5"/>
        <w:rPr>
          <w:iCs w:val="0"/>
          <w:noProof/>
          <w:kern w:val="0"/>
          <w:sz w:val="24"/>
          <w:szCs w:val="24"/>
        </w:rPr>
      </w:pPr>
      <w:r>
        <w:rPr>
          <w:noProof/>
        </w:rPr>
        <w:t>29</w:t>
      </w:r>
      <w:r>
        <w:rPr>
          <w:noProof/>
        </w:rPr>
        <w:tab/>
        <w:t>Consultation on proposal to prepare draft plan</w:t>
      </w:r>
      <w:r w:rsidRPr="005E70A2">
        <w:rPr>
          <w:rFonts w:ascii="Times" w:hAnsi="Times" w:cs="Times"/>
          <w:noProof/>
        </w:rPr>
        <w:tab/>
      </w:r>
      <w:r w:rsidRPr="005E70A2">
        <w:rPr>
          <w:rFonts w:ascii="Times" w:hAnsi="Times" w:cs="Times"/>
          <w:noProof/>
        </w:rPr>
        <w:fldChar w:fldCharType="begin"/>
      </w:r>
      <w:r w:rsidRPr="005E70A2">
        <w:rPr>
          <w:rFonts w:ascii="Times" w:hAnsi="Times" w:cs="Times"/>
          <w:noProof/>
        </w:rPr>
        <w:instrText xml:space="preserve"> PAGEREF _Toc178741193 \h </w:instrText>
      </w:r>
      <w:r w:rsidRPr="005E70A2">
        <w:rPr>
          <w:rFonts w:ascii="Times" w:hAnsi="Times" w:cs="Times"/>
          <w:noProof/>
        </w:rPr>
      </w:r>
      <w:r w:rsidRPr="005E70A2">
        <w:rPr>
          <w:rFonts w:ascii="Times" w:hAnsi="Times" w:cs="Times"/>
          <w:noProof/>
        </w:rPr>
        <w:fldChar w:fldCharType="separate"/>
      </w:r>
      <w:r w:rsidR="00B048FA">
        <w:rPr>
          <w:rFonts w:ascii="Times" w:hAnsi="Times" w:cs="Times"/>
          <w:noProof/>
        </w:rPr>
        <w:t>14</w:t>
      </w:r>
      <w:r w:rsidRPr="005E70A2">
        <w:rPr>
          <w:rFonts w:ascii="Times" w:hAnsi="Times" w:cs="Times"/>
          <w:noProof/>
        </w:rPr>
        <w:fldChar w:fldCharType="end"/>
      </w:r>
    </w:p>
    <w:p w:rsidR="005E70A2" w:rsidRDefault="005E70A2">
      <w:pPr>
        <w:pStyle w:val="TOC5"/>
        <w:rPr>
          <w:iCs w:val="0"/>
          <w:noProof/>
          <w:kern w:val="0"/>
          <w:sz w:val="24"/>
          <w:szCs w:val="24"/>
        </w:rPr>
      </w:pPr>
      <w:r>
        <w:rPr>
          <w:noProof/>
        </w:rPr>
        <w:t>30</w:t>
      </w:r>
      <w:r>
        <w:rPr>
          <w:noProof/>
        </w:rPr>
        <w:tab/>
        <w:t>Consultation on draft plan</w:t>
      </w:r>
      <w:r w:rsidRPr="005E70A2">
        <w:rPr>
          <w:rFonts w:ascii="Times" w:hAnsi="Times" w:cs="Times"/>
          <w:noProof/>
        </w:rPr>
        <w:tab/>
      </w:r>
      <w:r w:rsidRPr="005E70A2">
        <w:rPr>
          <w:rFonts w:ascii="Times" w:hAnsi="Times" w:cs="Times"/>
          <w:noProof/>
        </w:rPr>
        <w:fldChar w:fldCharType="begin"/>
      </w:r>
      <w:r w:rsidRPr="005E70A2">
        <w:rPr>
          <w:rFonts w:ascii="Times" w:hAnsi="Times" w:cs="Times"/>
          <w:noProof/>
        </w:rPr>
        <w:instrText xml:space="preserve"> PAGEREF _Toc178741194 \h </w:instrText>
      </w:r>
      <w:r w:rsidRPr="005E70A2">
        <w:rPr>
          <w:rFonts w:ascii="Times" w:hAnsi="Times" w:cs="Times"/>
          <w:noProof/>
        </w:rPr>
      </w:r>
      <w:r w:rsidRPr="005E70A2">
        <w:rPr>
          <w:rFonts w:ascii="Times" w:hAnsi="Times" w:cs="Times"/>
          <w:noProof/>
        </w:rPr>
        <w:fldChar w:fldCharType="separate"/>
      </w:r>
      <w:r w:rsidR="00B048FA">
        <w:rPr>
          <w:rFonts w:ascii="Times" w:hAnsi="Times" w:cs="Times"/>
          <w:noProof/>
        </w:rPr>
        <w:t>15</w:t>
      </w:r>
      <w:r w:rsidRPr="005E70A2">
        <w:rPr>
          <w:rFonts w:ascii="Times" w:hAnsi="Times" w:cs="Times"/>
          <w:noProof/>
        </w:rPr>
        <w:fldChar w:fldCharType="end"/>
      </w:r>
    </w:p>
    <w:p w:rsidR="005E70A2" w:rsidRDefault="005E70A2">
      <w:pPr>
        <w:pStyle w:val="TOC5"/>
        <w:rPr>
          <w:iCs w:val="0"/>
          <w:noProof/>
          <w:kern w:val="0"/>
          <w:sz w:val="24"/>
          <w:szCs w:val="24"/>
        </w:rPr>
      </w:pPr>
      <w:r>
        <w:rPr>
          <w:noProof/>
        </w:rPr>
        <w:t>31</w:t>
      </w:r>
      <w:r>
        <w:rPr>
          <w:noProof/>
        </w:rPr>
        <w:tab/>
        <w:t>Minister to approve plans</w:t>
      </w:r>
      <w:r w:rsidRPr="005E70A2">
        <w:rPr>
          <w:rFonts w:ascii="Times" w:hAnsi="Times" w:cs="Times"/>
          <w:noProof/>
        </w:rPr>
        <w:tab/>
      </w:r>
      <w:r w:rsidRPr="005E70A2">
        <w:rPr>
          <w:rFonts w:ascii="Times" w:hAnsi="Times" w:cs="Times"/>
          <w:noProof/>
        </w:rPr>
        <w:fldChar w:fldCharType="begin"/>
      </w:r>
      <w:r w:rsidRPr="005E70A2">
        <w:rPr>
          <w:rFonts w:ascii="Times" w:hAnsi="Times" w:cs="Times"/>
          <w:noProof/>
        </w:rPr>
        <w:instrText xml:space="preserve"> PAGEREF _Toc178741195 \h </w:instrText>
      </w:r>
      <w:r w:rsidRPr="005E70A2">
        <w:rPr>
          <w:rFonts w:ascii="Times" w:hAnsi="Times" w:cs="Times"/>
          <w:noProof/>
        </w:rPr>
      </w:r>
      <w:r w:rsidRPr="005E70A2">
        <w:rPr>
          <w:rFonts w:ascii="Times" w:hAnsi="Times" w:cs="Times"/>
          <w:noProof/>
        </w:rPr>
        <w:fldChar w:fldCharType="separate"/>
      </w:r>
      <w:r w:rsidR="00B048FA">
        <w:rPr>
          <w:rFonts w:ascii="Times" w:hAnsi="Times" w:cs="Times"/>
          <w:noProof/>
        </w:rPr>
        <w:t>15</w:t>
      </w:r>
      <w:r w:rsidRPr="005E70A2">
        <w:rPr>
          <w:rFonts w:ascii="Times" w:hAnsi="Times" w:cs="Times"/>
          <w:noProof/>
        </w:rPr>
        <w:fldChar w:fldCharType="end"/>
      </w:r>
    </w:p>
    <w:p w:rsidR="005E70A2" w:rsidRDefault="005E70A2">
      <w:pPr>
        <w:pStyle w:val="TOC5"/>
        <w:rPr>
          <w:iCs w:val="0"/>
          <w:noProof/>
          <w:kern w:val="0"/>
          <w:sz w:val="24"/>
          <w:szCs w:val="24"/>
        </w:rPr>
      </w:pPr>
      <w:r>
        <w:rPr>
          <w:noProof/>
        </w:rPr>
        <w:t>32</w:t>
      </w:r>
      <w:r>
        <w:rPr>
          <w:noProof/>
        </w:rPr>
        <w:tab/>
        <w:t>Action on referral by Minister</w:t>
      </w:r>
      <w:r w:rsidRPr="005E70A2">
        <w:rPr>
          <w:rFonts w:ascii="Times" w:hAnsi="Times" w:cs="Times"/>
          <w:noProof/>
        </w:rPr>
        <w:tab/>
      </w:r>
      <w:r w:rsidRPr="005E70A2">
        <w:rPr>
          <w:rFonts w:ascii="Times" w:hAnsi="Times" w:cs="Times"/>
          <w:noProof/>
        </w:rPr>
        <w:fldChar w:fldCharType="begin"/>
      </w:r>
      <w:r w:rsidRPr="005E70A2">
        <w:rPr>
          <w:rFonts w:ascii="Times" w:hAnsi="Times" w:cs="Times"/>
          <w:noProof/>
        </w:rPr>
        <w:instrText xml:space="preserve"> PAGEREF _Toc178741196 \h </w:instrText>
      </w:r>
      <w:r w:rsidRPr="005E70A2">
        <w:rPr>
          <w:rFonts w:ascii="Times" w:hAnsi="Times" w:cs="Times"/>
          <w:noProof/>
        </w:rPr>
      </w:r>
      <w:r w:rsidRPr="005E70A2">
        <w:rPr>
          <w:rFonts w:ascii="Times" w:hAnsi="Times" w:cs="Times"/>
          <w:noProof/>
        </w:rPr>
        <w:fldChar w:fldCharType="separate"/>
      </w:r>
      <w:r w:rsidR="00B048FA">
        <w:rPr>
          <w:rFonts w:ascii="Times" w:hAnsi="Times" w:cs="Times"/>
          <w:noProof/>
        </w:rPr>
        <w:t>16</w:t>
      </w:r>
      <w:r w:rsidRPr="005E70A2">
        <w:rPr>
          <w:rFonts w:ascii="Times" w:hAnsi="Times" w:cs="Times"/>
          <w:noProof/>
        </w:rPr>
        <w:fldChar w:fldCharType="end"/>
      </w:r>
    </w:p>
    <w:p w:rsidR="005E70A2" w:rsidRDefault="005E70A2">
      <w:pPr>
        <w:pStyle w:val="TOC5"/>
        <w:rPr>
          <w:iCs w:val="0"/>
          <w:noProof/>
          <w:kern w:val="0"/>
          <w:sz w:val="24"/>
          <w:szCs w:val="24"/>
        </w:rPr>
      </w:pPr>
      <w:r>
        <w:rPr>
          <w:noProof/>
        </w:rPr>
        <w:t>33</w:t>
      </w:r>
      <w:r>
        <w:rPr>
          <w:noProof/>
        </w:rPr>
        <w:tab/>
        <w:t>Rejection of draft plan</w:t>
      </w:r>
      <w:r w:rsidRPr="005E70A2">
        <w:rPr>
          <w:rFonts w:ascii="Times" w:hAnsi="Times" w:cs="Times"/>
          <w:noProof/>
        </w:rPr>
        <w:tab/>
      </w:r>
      <w:r w:rsidRPr="005E70A2">
        <w:rPr>
          <w:rFonts w:ascii="Times" w:hAnsi="Times" w:cs="Times"/>
          <w:noProof/>
        </w:rPr>
        <w:fldChar w:fldCharType="begin"/>
      </w:r>
      <w:r w:rsidRPr="005E70A2">
        <w:rPr>
          <w:rFonts w:ascii="Times" w:hAnsi="Times" w:cs="Times"/>
          <w:noProof/>
        </w:rPr>
        <w:instrText xml:space="preserve"> PAGEREF _Toc178741197 \h </w:instrText>
      </w:r>
      <w:r w:rsidRPr="005E70A2">
        <w:rPr>
          <w:rFonts w:ascii="Times" w:hAnsi="Times" w:cs="Times"/>
          <w:noProof/>
        </w:rPr>
      </w:r>
      <w:r w:rsidRPr="005E70A2">
        <w:rPr>
          <w:rFonts w:ascii="Times" w:hAnsi="Times" w:cs="Times"/>
          <w:noProof/>
        </w:rPr>
        <w:fldChar w:fldCharType="separate"/>
      </w:r>
      <w:r w:rsidR="00B048FA">
        <w:rPr>
          <w:rFonts w:ascii="Times" w:hAnsi="Times" w:cs="Times"/>
          <w:noProof/>
        </w:rPr>
        <w:t>17</w:t>
      </w:r>
      <w:r w:rsidRPr="005E70A2">
        <w:rPr>
          <w:rFonts w:ascii="Times" w:hAnsi="Times" w:cs="Times"/>
          <w:noProof/>
        </w:rPr>
        <w:fldChar w:fldCharType="end"/>
      </w:r>
    </w:p>
    <w:p w:rsidR="005E70A2" w:rsidRDefault="005E70A2">
      <w:pPr>
        <w:pStyle w:val="TOC5"/>
        <w:rPr>
          <w:iCs w:val="0"/>
          <w:noProof/>
          <w:kern w:val="0"/>
          <w:sz w:val="24"/>
          <w:szCs w:val="24"/>
        </w:rPr>
      </w:pPr>
      <w:r>
        <w:rPr>
          <w:noProof/>
        </w:rPr>
        <w:lastRenderedPageBreak/>
        <w:t>34</w:t>
      </w:r>
      <w:r>
        <w:rPr>
          <w:noProof/>
        </w:rPr>
        <w:tab/>
        <w:t>Notification of plan</w:t>
      </w:r>
      <w:r w:rsidRPr="005E70A2">
        <w:rPr>
          <w:rFonts w:ascii="Times" w:hAnsi="Times" w:cs="Times"/>
          <w:noProof/>
        </w:rPr>
        <w:tab/>
      </w:r>
      <w:r w:rsidRPr="005E70A2">
        <w:rPr>
          <w:rFonts w:ascii="Times" w:hAnsi="Times" w:cs="Times"/>
          <w:noProof/>
        </w:rPr>
        <w:fldChar w:fldCharType="begin"/>
      </w:r>
      <w:r w:rsidRPr="005E70A2">
        <w:rPr>
          <w:rFonts w:ascii="Times" w:hAnsi="Times" w:cs="Times"/>
          <w:noProof/>
        </w:rPr>
        <w:instrText xml:space="preserve"> PAGEREF _Toc178741198 \h </w:instrText>
      </w:r>
      <w:r w:rsidRPr="005E70A2">
        <w:rPr>
          <w:rFonts w:ascii="Times" w:hAnsi="Times" w:cs="Times"/>
          <w:noProof/>
        </w:rPr>
      </w:r>
      <w:r w:rsidRPr="005E70A2">
        <w:rPr>
          <w:rFonts w:ascii="Times" w:hAnsi="Times" w:cs="Times"/>
          <w:noProof/>
        </w:rPr>
        <w:fldChar w:fldCharType="separate"/>
      </w:r>
      <w:r w:rsidR="00B048FA">
        <w:rPr>
          <w:rFonts w:ascii="Times" w:hAnsi="Times" w:cs="Times"/>
          <w:noProof/>
        </w:rPr>
        <w:t>17</w:t>
      </w:r>
      <w:r w:rsidRPr="005E70A2">
        <w:rPr>
          <w:rFonts w:ascii="Times" w:hAnsi="Times" w:cs="Times"/>
          <w:noProof/>
        </w:rPr>
        <w:fldChar w:fldCharType="end"/>
      </w:r>
    </w:p>
    <w:p w:rsidR="005E70A2" w:rsidRDefault="005E70A2">
      <w:pPr>
        <w:pStyle w:val="TOC5"/>
        <w:rPr>
          <w:iCs w:val="0"/>
          <w:noProof/>
          <w:kern w:val="0"/>
          <w:sz w:val="24"/>
          <w:szCs w:val="24"/>
        </w:rPr>
      </w:pPr>
      <w:r>
        <w:rPr>
          <w:noProof/>
        </w:rPr>
        <w:t>35</w:t>
      </w:r>
      <w:r>
        <w:rPr>
          <w:noProof/>
        </w:rPr>
        <w:tab/>
        <w:t>Commencement and implementation of plans</w:t>
      </w:r>
      <w:r w:rsidRPr="005E70A2">
        <w:rPr>
          <w:rFonts w:ascii="Times" w:hAnsi="Times" w:cs="Times"/>
          <w:noProof/>
        </w:rPr>
        <w:tab/>
      </w:r>
      <w:r w:rsidRPr="005E70A2">
        <w:rPr>
          <w:rFonts w:ascii="Times" w:hAnsi="Times" w:cs="Times"/>
          <w:noProof/>
        </w:rPr>
        <w:fldChar w:fldCharType="begin"/>
      </w:r>
      <w:r w:rsidRPr="005E70A2">
        <w:rPr>
          <w:rFonts w:ascii="Times" w:hAnsi="Times" w:cs="Times"/>
          <w:noProof/>
        </w:rPr>
        <w:instrText xml:space="preserve"> PAGEREF _Toc178741199 \h </w:instrText>
      </w:r>
      <w:r w:rsidRPr="005E70A2">
        <w:rPr>
          <w:rFonts w:ascii="Times" w:hAnsi="Times" w:cs="Times"/>
          <w:noProof/>
        </w:rPr>
      </w:r>
      <w:r w:rsidRPr="005E70A2">
        <w:rPr>
          <w:rFonts w:ascii="Times" w:hAnsi="Times" w:cs="Times"/>
          <w:noProof/>
        </w:rPr>
        <w:fldChar w:fldCharType="separate"/>
      </w:r>
      <w:r w:rsidR="00B048FA">
        <w:rPr>
          <w:rFonts w:ascii="Times" w:hAnsi="Times" w:cs="Times"/>
          <w:noProof/>
        </w:rPr>
        <w:t>17</w:t>
      </w:r>
      <w:r w:rsidRPr="005E70A2">
        <w:rPr>
          <w:rFonts w:ascii="Times" w:hAnsi="Times" w:cs="Times"/>
          <w:noProof/>
        </w:rPr>
        <w:fldChar w:fldCharType="end"/>
      </w:r>
    </w:p>
    <w:p w:rsidR="005E70A2" w:rsidRDefault="005E70A2">
      <w:pPr>
        <w:pStyle w:val="TOC5"/>
        <w:rPr>
          <w:iCs w:val="0"/>
          <w:noProof/>
          <w:kern w:val="0"/>
          <w:sz w:val="24"/>
          <w:szCs w:val="24"/>
        </w:rPr>
      </w:pPr>
      <w:r>
        <w:rPr>
          <w:noProof/>
        </w:rPr>
        <w:t>36</w:t>
      </w:r>
      <w:r>
        <w:rPr>
          <w:noProof/>
        </w:rPr>
        <w:tab/>
        <w:t>Amendment to plans</w:t>
      </w:r>
      <w:r w:rsidRPr="005E70A2">
        <w:rPr>
          <w:rFonts w:ascii="Times" w:hAnsi="Times" w:cs="Times"/>
          <w:noProof/>
        </w:rPr>
        <w:tab/>
      </w:r>
      <w:r w:rsidRPr="005E70A2">
        <w:rPr>
          <w:rFonts w:ascii="Times" w:hAnsi="Times" w:cs="Times"/>
          <w:noProof/>
        </w:rPr>
        <w:fldChar w:fldCharType="begin"/>
      </w:r>
      <w:r w:rsidRPr="005E70A2">
        <w:rPr>
          <w:rFonts w:ascii="Times" w:hAnsi="Times" w:cs="Times"/>
          <w:noProof/>
        </w:rPr>
        <w:instrText xml:space="preserve"> PAGEREF _Toc178741200 \h </w:instrText>
      </w:r>
      <w:r w:rsidRPr="005E70A2">
        <w:rPr>
          <w:rFonts w:ascii="Times" w:hAnsi="Times" w:cs="Times"/>
          <w:noProof/>
        </w:rPr>
      </w:r>
      <w:r w:rsidRPr="005E70A2">
        <w:rPr>
          <w:rFonts w:ascii="Times" w:hAnsi="Times" w:cs="Times"/>
          <w:noProof/>
        </w:rPr>
        <w:fldChar w:fldCharType="separate"/>
      </w:r>
      <w:r w:rsidR="00B048FA">
        <w:rPr>
          <w:rFonts w:ascii="Times" w:hAnsi="Times" w:cs="Times"/>
          <w:noProof/>
        </w:rPr>
        <w:t>17</w:t>
      </w:r>
      <w:r w:rsidRPr="005E70A2">
        <w:rPr>
          <w:rFonts w:ascii="Times" w:hAnsi="Times" w:cs="Times"/>
          <w:noProof/>
        </w:rPr>
        <w:fldChar w:fldCharType="end"/>
      </w:r>
    </w:p>
    <w:p w:rsidR="005E70A2" w:rsidRDefault="005E70A2">
      <w:pPr>
        <w:pStyle w:val="TOC5"/>
        <w:rPr>
          <w:iCs w:val="0"/>
          <w:noProof/>
          <w:kern w:val="0"/>
          <w:sz w:val="24"/>
          <w:szCs w:val="24"/>
        </w:rPr>
      </w:pPr>
      <w:r>
        <w:rPr>
          <w:noProof/>
        </w:rPr>
        <w:t>36A</w:t>
      </w:r>
      <w:r>
        <w:rPr>
          <w:noProof/>
        </w:rPr>
        <w:tab/>
        <w:t>Submissions to be publicly available</w:t>
      </w:r>
      <w:r w:rsidRPr="005E70A2">
        <w:rPr>
          <w:rFonts w:ascii="Times" w:hAnsi="Times" w:cs="Times"/>
          <w:noProof/>
        </w:rPr>
        <w:tab/>
      </w:r>
      <w:r w:rsidRPr="005E70A2">
        <w:rPr>
          <w:rFonts w:ascii="Times" w:hAnsi="Times" w:cs="Times"/>
          <w:noProof/>
        </w:rPr>
        <w:fldChar w:fldCharType="begin"/>
      </w:r>
      <w:r w:rsidRPr="005E70A2">
        <w:rPr>
          <w:rFonts w:ascii="Times" w:hAnsi="Times" w:cs="Times"/>
          <w:noProof/>
        </w:rPr>
        <w:instrText xml:space="preserve"> PAGEREF _Toc178741201 \h </w:instrText>
      </w:r>
      <w:r w:rsidRPr="005E70A2">
        <w:rPr>
          <w:rFonts w:ascii="Times" w:hAnsi="Times" w:cs="Times"/>
          <w:noProof/>
        </w:rPr>
      </w:r>
      <w:r w:rsidRPr="005E70A2">
        <w:rPr>
          <w:rFonts w:ascii="Times" w:hAnsi="Times" w:cs="Times"/>
          <w:noProof/>
        </w:rPr>
        <w:fldChar w:fldCharType="separate"/>
      </w:r>
      <w:r w:rsidR="00B048FA">
        <w:rPr>
          <w:rFonts w:ascii="Times" w:hAnsi="Times" w:cs="Times"/>
          <w:noProof/>
        </w:rPr>
        <w:t>18</w:t>
      </w:r>
      <w:r w:rsidRPr="005E70A2">
        <w:rPr>
          <w:rFonts w:ascii="Times" w:hAnsi="Times" w:cs="Times"/>
          <w:noProof/>
        </w:rPr>
        <w:fldChar w:fldCharType="end"/>
      </w:r>
    </w:p>
    <w:p w:rsidR="005E70A2" w:rsidRDefault="005E70A2">
      <w:pPr>
        <w:pStyle w:val="TOC5"/>
        <w:rPr>
          <w:iCs w:val="0"/>
          <w:noProof/>
          <w:kern w:val="0"/>
          <w:sz w:val="24"/>
          <w:szCs w:val="24"/>
        </w:rPr>
      </w:pPr>
      <w:r>
        <w:rPr>
          <w:noProof/>
        </w:rPr>
        <w:t>37</w:t>
      </w:r>
      <w:r>
        <w:rPr>
          <w:noProof/>
        </w:rPr>
        <w:tab/>
        <w:t>Commonwealth etc. to act in accordance with plans</w:t>
      </w:r>
      <w:r w:rsidRPr="005E70A2">
        <w:rPr>
          <w:rFonts w:ascii="Times" w:hAnsi="Times" w:cs="Times"/>
          <w:noProof/>
        </w:rPr>
        <w:tab/>
      </w:r>
      <w:r w:rsidRPr="005E70A2">
        <w:rPr>
          <w:rFonts w:ascii="Times" w:hAnsi="Times" w:cs="Times"/>
          <w:noProof/>
        </w:rPr>
        <w:fldChar w:fldCharType="begin"/>
      </w:r>
      <w:r w:rsidRPr="005E70A2">
        <w:rPr>
          <w:rFonts w:ascii="Times" w:hAnsi="Times" w:cs="Times"/>
          <w:noProof/>
        </w:rPr>
        <w:instrText xml:space="preserve"> PAGEREF _Toc178741202 \h </w:instrText>
      </w:r>
      <w:r w:rsidRPr="005E70A2">
        <w:rPr>
          <w:rFonts w:ascii="Times" w:hAnsi="Times" w:cs="Times"/>
          <w:noProof/>
        </w:rPr>
      </w:r>
      <w:r w:rsidRPr="005E70A2">
        <w:rPr>
          <w:rFonts w:ascii="Times" w:hAnsi="Times" w:cs="Times"/>
          <w:noProof/>
        </w:rPr>
        <w:fldChar w:fldCharType="separate"/>
      </w:r>
      <w:r w:rsidR="00B048FA">
        <w:rPr>
          <w:rFonts w:ascii="Times" w:hAnsi="Times" w:cs="Times"/>
          <w:noProof/>
        </w:rPr>
        <w:t>18</w:t>
      </w:r>
      <w:r w:rsidRPr="005E70A2">
        <w:rPr>
          <w:rFonts w:ascii="Times" w:hAnsi="Times" w:cs="Times"/>
          <w:noProof/>
        </w:rPr>
        <w:fldChar w:fldCharType="end"/>
      </w:r>
    </w:p>
    <w:p w:rsidR="005E70A2" w:rsidRDefault="005E70A2">
      <w:pPr>
        <w:pStyle w:val="TOC5"/>
        <w:rPr>
          <w:iCs w:val="0"/>
          <w:noProof/>
          <w:kern w:val="0"/>
          <w:sz w:val="24"/>
          <w:szCs w:val="24"/>
        </w:rPr>
      </w:pPr>
      <w:r>
        <w:rPr>
          <w:noProof/>
        </w:rPr>
        <w:t>38</w:t>
      </w:r>
      <w:r>
        <w:rPr>
          <w:noProof/>
        </w:rPr>
        <w:tab/>
        <w:t>Transitional—interim Trust actions</w:t>
      </w:r>
      <w:r w:rsidRPr="005E70A2">
        <w:rPr>
          <w:rFonts w:ascii="Times" w:hAnsi="Times" w:cs="Times"/>
          <w:noProof/>
        </w:rPr>
        <w:tab/>
      </w:r>
      <w:r w:rsidRPr="005E70A2">
        <w:rPr>
          <w:rFonts w:ascii="Times" w:hAnsi="Times" w:cs="Times"/>
          <w:noProof/>
        </w:rPr>
        <w:fldChar w:fldCharType="begin"/>
      </w:r>
      <w:r w:rsidRPr="005E70A2">
        <w:rPr>
          <w:rFonts w:ascii="Times" w:hAnsi="Times" w:cs="Times"/>
          <w:noProof/>
        </w:rPr>
        <w:instrText xml:space="preserve"> PAGEREF _Toc178741203 \h </w:instrText>
      </w:r>
      <w:r w:rsidRPr="005E70A2">
        <w:rPr>
          <w:rFonts w:ascii="Times" w:hAnsi="Times" w:cs="Times"/>
          <w:noProof/>
        </w:rPr>
      </w:r>
      <w:r w:rsidRPr="005E70A2">
        <w:rPr>
          <w:rFonts w:ascii="Times" w:hAnsi="Times" w:cs="Times"/>
          <w:noProof/>
        </w:rPr>
        <w:fldChar w:fldCharType="separate"/>
      </w:r>
      <w:r w:rsidR="00B048FA">
        <w:rPr>
          <w:rFonts w:ascii="Times" w:hAnsi="Times" w:cs="Times"/>
          <w:noProof/>
        </w:rPr>
        <w:t>18</w:t>
      </w:r>
      <w:r w:rsidRPr="005E70A2">
        <w:rPr>
          <w:rFonts w:ascii="Times" w:hAnsi="Times" w:cs="Times"/>
          <w:noProof/>
        </w:rPr>
        <w:fldChar w:fldCharType="end"/>
      </w:r>
    </w:p>
    <w:p w:rsidR="005E70A2" w:rsidRDefault="005E70A2">
      <w:pPr>
        <w:pStyle w:val="TOC5"/>
        <w:rPr>
          <w:iCs w:val="0"/>
          <w:noProof/>
          <w:kern w:val="0"/>
          <w:sz w:val="24"/>
          <w:szCs w:val="24"/>
        </w:rPr>
      </w:pPr>
      <w:r>
        <w:rPr>
          <w:noProof/>
        </w:rPr>
        <w:t>38A</w:t>
      </w:r>
      <w:r>
        <w:rPr>
          <w:noProof/>
        </w:rPr>
        <w:tab/>
        <w:t>Transitional—activities before plans take effect</w:t>
      </w:r>
      <w:r w:rsidRPr="005E70A2">
        <w:rPr>
          <w:rFonts w:ascii="Times" w:hAnsi="Times" w:cs="Times"/>
          <w:noProof/>
        </w:rPr>
        <w:tab/>
      </w:r>
      <w:r w:rsidRPr="005E70A2">
        <w:rPr>
          <w:rFonts w:ascii="Times" w:hAnsi="Times" w:cs="Times"/>
          <w:noProof/>
        </w:rPr>
        <w:fldChar w:fldCharType="begin"/>
      </w:r>
      <w:r w:rsidRPr="005E70A2">
        <w:rPr>
          <w:rFonts w:ascii="Times" w:hAnsi="Times" w:cs="Times"/>
          <w:noProof/>
        </w:rPr>
        <w:instrText xml:space="preserve"> PAGEREF _Toc178741204 \h </w:instrText>
      </w:r>
      <w:r w:rsidRPr="005E70A2">
        <w:rPr>
          <w:rFonts w:ascii="Times" w:hAnsi="Times" w:cs="Times"/>
          <w:noProof/>
        </w:rPr>
      </w:r>
      <w:r w:rsidRPr="005E70A2">
        <w:rPr>
          <w:rFonts w:ascii="Times" w:hAnsi="Times" w:cs="Times"/>
          <w:noProof/>
        </w:rPr>
        <w:fldChar w:fldCharType="separate"/>
      </w:r>
      <w:r w:rsidR="00B048FA">
        <w:rPr>
          <w:rFonts w:ascii="Times" w:hAnsi="Times" w:cs="Times"/>
          <w:noProof/>
        </w:rPr>
        <w:t>18</w:t>
      </w:r>
      <w:r w:rsidRPr="005E70A2">
        <w:rPr>
          <w:rFonts w:ascii="Times" w:hAnsi="Times" w:cs="Times"/>
          <w:noProof/>
        </w:rPr>
        <w:fldChar w:fldCharType="end"/>
      </w:r>
    </w:p>
    <w:p w:rsidR="005E70A2" w:rsidRDefault="005E70A2">
      <w:pPr>
        <w:pStyle w:val="TOC5"/>
        <w:rPr>
          <w:iCs w:val="0"/>
          <w:noProof/>
          <w:kern w:val="0"/>
          <w:sz w:val="24"/>
          <w:szCs w:val="24"/>
        </w:rPr>
      </w:pPr>
      <w:r>
        <w:rPr>
          <w:noProof/>
        </w:rPr>
        <w:t>38B</w:t>
      </w:r>
      <w:r>
        <w:rPr>
          <w:noProof/>
        </w:rPr>
        <w:tab/>
        <w:t>Transitional—leases and licences</w:t>
      </w:r>
      <w:r w:rsidRPr="0065003A">
        <w:rPr>
          <w:i/>
          <w:noProof/>
        </w:rPr>
        <w:t xml:space="preserve"> </w:t>
      </w:r>
      <w:r>
        <w:rPr>
          <w:noProof/>
        </w:rPr>
        <w:t>granted before plans take effect</w:t>
      </w:r>
      <w:r w:rsidRPr="005E70A2">
        <w:rPr>
          <w:rFonts w:ascii="Times" w:hAnsi="Times" w:cs="Times"/>
          <w:noProof/>
        </w:rPr>
        <w:tab/>
      </w:r>
      <w:r w:rsidRPr="005E70A2">
        <w:rPr>
          <w:rFonts w:ascii="Times" w:hAnsi="Times" w:cs="Times"/>
          <w:noProof/>
        </w:rPr>
        <w:fldChar w:fldCharType="begin"/>
      </w:r>
      <w:r w:rsidRPr="005E70A2">
        <w:rPr>
          <w:rFonts w:ascii="Times" w:hAnsi="Times" w:cs="Times"/>
          <w:noProof/>
        </w:rPr>
        <w:instrText xml:space="preserve"> PAGEREF _Toc178741205 \h </w:instrText>
      </w:r>
      <w:r w:rsidRPr="005E70A2">
        <w:rPr>
          <w:rFonts w:ascii="Times" w:hAnsi="Times" w:cs="Times"/>
          <w:noProof/>
        </w:rPr>
      </w:r>
      <w:r w:rsidRPr="005E70A2">
        <w:rPr>
          <w:rFonts w:ascii="Times" w:hAnsi="Times" w:cs="Times"/>
          <w:noProof/>
        </w:rPr>
        <w:fldChar w:fldCharType="separate"/>
      </w:r>
      <w:r w:rsidR="00B048FA">
        <w:rPr>
          <w:rFonts w:ascii="Times" w:hAnsi="Times" w:cs="Times"/>
          <w:noProof/>
        </w:rPr>
        <w:t>19</w:t>
      </w:r>
      <w:r w:rsidRPr="005E70A2">
        <w:rPr>
          <w:rFonts w:ascii="Times" w:hAnsi="Times" w:cs="Times"/>
          <w:noProof/>
        </w:rPr>
        <w:fldChar w:fldCharType="end"/>
      </w:r>
    </w:p>
    <w:p w:rsidR="005E70A2" w:rsidRDefault="005E70A2">
      <w:pPr>
        <w:pStyle w:val="TOC2"/>
        <w:rPr>
          <w:b w:val="0"/>
          <w:iCs w:val="0"/>
          <w:noProof/>
          <w:kern w:val="0"/>
          <w:szCs w:val="24"/>
        </w:rPr>
      </w:pPr>
      <w:r>
        <w:rPr>
          <w:noProof/>
        </w:rPr>
        <w:t>Part 6—Executive Director, staff and consultants</w:t>
      </w:r>
      <w:r w:rsidRPr="005E70A2">
        <w:rPr>
          <w:rFonts w:ascii="Times" w:hAnsi="Times" w:cs="Times"/>
          <w:b w:val="0"/>
          <w:noProof/>
          <w:sz w:val="18"/>
        </w:rPr>
        <w:tab/>
      </w:r>
      <w:r w:rsidRPr="005E70A2">
        <w:rPr>
          <w:rFonts w:ascii="Times" w:hAnsi="Times" w:cs="Times"/>
          <w:b w:val="0"/>
          <w:noProof/>
          <w:sz w:val="18"/>
        </w:rPr>
        <w:fldChar w:fldCharType="begin"/>
      </w:r>
      <w:r w:rsidRPr="005E70A2">
        <w:rPr>
          <w:rFonts w:ascii="Times" w:hAnsi="Times" w:cs="Times"/>
          <w:b w:val="0"/>
          <w:noProof/>
          <w:sz w:val="18"/>
        </w:rPr>
        <w:instrText xml:space="preserve"> PAGEREF _Toc178741206 \h </w:instrText>
      </w:r>
      <w:r w:rsidRPr="005E70A2">
        <w:rPr>
          <w:rFonts w:ascii="Times" w:hAnsi="Times" w:cs="Times"/>
          <w:b w:val="0"/>
          <w:noProof/>
          <w:sz w:val="18"/>
        </w:rPr>
      </w:r>
      <w:r w:rsidRPr="005E70A2">
        <w:rPr>
          <w:rFonts w:ascii="Times" w:hAnsi="Times" w:cs="Times"/>
          <w:b w:val="0"/>
          <w:noProof/>
          <w:sz w:val="18"/>
        </w:rPr>
        <w:fldChar w:fldCharType="separate"/>
      </w:r>
      <w:r w:rsidR="00B048FA">
        <w:rPr>
          <w:rFonts w:ascii="Times" w:hAnsi="Times" w:cs="Times"/>
          <w:b w:val="0"/>
          <w:noProof/>
          <w:sz w:val="18"/>
        </w:rPr>
        <w:t>20</w:t>
      </w:r>
      <w:r w:rsidRPr="005E70A2">
        <w:rPr>
          <w:rFonts w:ascii="Times" w:hAnsi="Times" w:cs="Times"/>
          <w:b w:val="0"/>
          <w:noProof/>
          <w:sz w:val="18"/>
        </w:rPr>
        <w:fldChar w:fldCharType="end"/>
      </w:r>
    </w:p>
    <w:p w:rsidR="005E70A2" w:rsidRDefault="005E70A2">
      <w:pPr>
        <w:pStyle w:val="TOC5"/>
        <w:rPr>
          <w:iCs w:val="0"/>
          <w:noProof/>
          <w:kern w:val="0"/>
          <w:sz w:val="24"/>
          <w:szCs w:val="24"/>
        </w:rPr>
      </w:pPr>
      <w:r>
        <w:rPr>
          <w:noProof/>
        </w:rPr>
        <w:t>39</w:t>
      </w:r>
      <w:r>
        <w:rPr>
          <w:noProof/>
        </w:rPr>
        <w:tab/>
        <w:t>Executive Director</w:t>
      </w:r>
      <w:r w:rsidRPr="005E70A2">
        <w:rPr>
          <w:rFonts w:ascii="Times" w:hAnsi="Times" w:cs="Times"/>
          <w:noProof/>
        </w:rPr>
        <w:tab/>
      </w:r>
      <w:r w:rsidRPr="005E70A2">
        <w:rPr>
          <w:rFonts w:ascii="Times" w:hAnsi="Times" w:cs="Times"/>
          <w:noProof/>
        </w:rPr>
        <w:fldChar w:fldCharType="begin"/>
      </w:r>
      <w:r w:rsidRPr="005E70A2">
        <w:rPr>
          <w:rFonts w:ascii="Times" w:hAnsi="Times" w:cs="Times"/>
          <w:noProof/>
        </w:rPr>
        <w:instrText xml:space="preserve"> PAGEREF _Toc178741207 \h </w:instrText>
      </w:r>
      <w:r w:rsidRPr="005E70A2">
        <w:rPr>
          <w:rFonts w:ascii="Times" w:hAnsi="Times" w:cs="Times"/>
          <w:noProof/>
        </w:rPr>
      </w:r>
      <w:r w:rsidRPr="005E70A2">
        <w:rPr>
          <w:rFonts w:ascii="Times" w:hAnsi="Times" w:cs="Times"/>
          <w:noProof/>
        </w:rPr>
        <w:fldChar w:fldCharType="separate"/>
      </w:r>
      <w:r w:rsidR="00B048FA">
        <w:rPr>
          <w:rFonts w:ascii="Times" w:hAnsi="Times" w:cs="Times"/>
          <w:noProof/>
        </w:rPr>
        <w:t>20</w:t>
      </w:r>
      <w:r w:rsidRPr="005E70A2">
        <w:rPr>
          <w:rFonts w:ascii="Times" w:hAnsi="Times" w:cs="Times"/>
          <w:noProof/>
        </w:rPr>
        <w:fldChar w:fldCharType="end"/>
      </w:r>
    </w:p>
    <w:p w:rsidR="005E70A2" w:rsidRDefault="005E70A2">
      <w:pPr>
        <w:pStyle w:val="TOC5"/>
        <w:rPr>
          <w:iCs w:val="0"/>
          <w:noProof/>
          <w:kern w:val="0"/>
          <w:sz w:val="24"/>
          <w:szCs w:val="24"/>
        </w:rPr>
      </w:pPr>
      <w:r>
        <w:rPr>
          <w:noProof/>
        </w:rPr>
        <w:t>40</w:t>
      </w:r>
      <w:r>
        <w:rPr>
          <w:noProof/>
        </w:rPr>
        <w:tab/>
        <w:t>Duties of the Executive Director</w:t>
      </w:r>
      <w:r w:rsidRPr="005E70A2">
        <w:rPr>
          <w:rFonts w:ascii="Times" w:hAnsi="Times" w:cs="Times"/>
          <w:noProof/>
        </w:rPr>
        <w:tab/>
      </w:r>
      <w:r w:rsidRPr="005E70A2">
        <w:rPr>
          <w:rFonts w:ascii="Times" w:hAnsi="Times" w:cs="Times"/>
          <w:noProof/>
        </w:rPr>
        <w:fldChar w:fldCharType="begin"/>
      </w:r>
      <w:r w:rsidRPr="005E70A2">
        <w:rPr>
          <w:rFonts w:ascii="Times" w:hAnsi="Times" w:cs="Times"/>
          <w:noProof/>
        </w:rPr>
        <w:instrText xml:space="preserve"> PAGEREF _Toc178741208 \h </w:instrText>
      </w:r>
      <w:r w:rsidRPr="005E70A2">
        <w:rPr>
          <w:rFonts w:ascii="Times" w:hAnsi="Times" w:cs="Times"/>
          <w:noProof/>
        </w:rPr>
      </w:r>
      <w:r w:rsidRPr="005E70A2">
        <w:rPr>
          <w:rFonts w:ascii="Times" w:hAnsi="Times" w:cs="Times"/>
          <w:noProof/>
        </w:rPr>
        <w:fldChar w:fldCharType="separate"/>
      </w:r>
      <w:r w:rsidR="00B048FA">
        <w:rPr>
          <w:rFonts w:ascii="Times" w:hAnsi="Times" w:cs="Times"/>
          <w:noProof/>
        </w:rPr>
        <w:t>20</w:t>
      </w:r>
      <w:r w:rsidRPr="005E70A2">
        <w:rPr>
          <w:rFonts w:ascii="Times" w:hAnsi="Times" w:cs="Times"/>
          <w:noProof/>
        </w:rPr>
        <w:fldChar w:fldCharType="end"/>
      </w:r>
    </w:p>
    <w:p w:rsidR="005E70A2" w:rsidRDefault="005E70A2">
      <w:pPr>
        <w:pStyle w:val="TOC5"/>
        <w:rPr>
          <w:iCs w:val="0"/>
          <w:noProof/>
          <w:kern w:val="0"/>
          <w:sz w:val="24"/>
          <w:szCs w:val="24"/>
        </w:rPr>
      </w:pPr>
      <w:r>
        <w:rPr>
          <w:noProof/>
        </w:rPr>
        <w:t>41</w:t>
      </w:r>
      <w:r>
        <w:rPr>
          <w:noProof/>
        </w:rPr>
        <w:tab/>
        <w:t>Term of office of Executive Director</w:t>
      </w:r>
      <w:r w:rsidRPr="005E70A2">
        <w:rPr>
          <w:rFonts w:ascii="Times" w:hAnsi="Times" w:cs="Times"/>
          <w:noProof/>
        </w:rPr>
        <w:tab/>
      </w:r>
      <w:r w:rsidRPr="005E70A2">
        <w:rPr>
          <w:rFonts w:ascii="Times" w:hAnsi="Times" w:cs="Times"/>
          <w:noProof/>
        </w:rPr>
        <w:fldChar w:fldCharType="begin"/>
      </w:r>
      <w:r w:rsidRPr="005E70A2">
        <w:rPr>
          <w:rFonts w:ascii="Times" w:hAnsi="Times" w:cs="Times"/>
          <w:noProof/>
        </w:rPr>
        <w:instrText xml:space="preserve"> PAGEREF _Toc178741209 \h </w:instrText>
      </w:r>
      <w:r w:rsidRPr="005E70A2">
        <w:rPr>
          <w:rFonts w:ascii="Times" w:hAnsi="Times" w:cs="Times"/>
          <w:noProof/>
        </w:rPr>
      </w:r>
      <w:r w:rsidRPr="005E70A2">
        <w:rPr>
          <w:rFonts w:ascii="Times" w:hAnsi="Times" w:cs="Times"/>
          <w:noProof/>
        </w:rPr>
        <w:fldChar w:fldCharType="separate"/>
      </w:r>
      <w:r w:rsidR="00B048FA">
        <w:rPr>
          <w:rFonts w:ascii="Times" w:hAnsi="Times" w:cs="Times"/>
          <w:noProof/>
        </w:rPr>
        <w:t>20</w:t>
      </w:r>
      <w:r w:rsidRPr="005E70A2">
        <w:rPr>
          <w:rFonts w:ascii="Times" w:hAnsi="Times" w:cs="Times"/>
          <w:noProof/>
        </w:rPr>
        <w:fldChar w:fldCharType="end"/>
      </w:r>
    </w:p>
    <w:p w:rsidR="005E70A2" w:rsidRDefault="005E70A2">
      <w:pPr>
        <w:pStyle w:val="TOC5"/>
        <w:rPr>
          <w:iCs w:val="0"/>
          <w:noProof/>
          <w:kern w:val="0"/>
          <w:sz w:val="24"/>
          <w:szCs w:val="24"/>
        </w:rPr>
      </w:pPr>
      <w:r>
        <w:rPr>
          <w:noProof/>
        </w:rPr>
        <w:t>42</w:t>
      </w:r>
      <w:r>
        <w:rPr>
          <w:noProof/>
        </w:rPr>
        <w:tab/>
        <w:t>Acting appointments</w:t>
      </w:r>
      <w:r w:rsidRPr="005E70A2">
        <w:rPr>
          <w:rFonts w:ascii="Times" w:hAnsi="Times" w:cs="Times"/>
          <w:noProof/>
        </w:rPr>
        <w:tab/>
      </w:r>
      <w:r w:rsidRPr="005E70A2">
        <w:rPr>
          <w:rFonts w:ascii="Times" w:hAnsi="Times" w:cs="Times"/>
          <w:noProof/>
        </w:rPr>
        <w:fldChar w:fldCharType="begin"/>
      </w:r>
      <w:r w:rsidRPr="005E70A2">
        <w:rPr>
          <w:rFonts w:ascii="Times" w:hAnsi="Times" w:cs="Times"/>
          <w:noProof/>
        </w:rPr>
        <w:instrText xml:space="preserve"> PAGEREF _Toc178741210 \h </w:instrText>
      </w:r>
      <w:r w:rsidRPr="005E70A2">
        <w:rPr>
          <w:rFonts w:ascii="Times" w:hAnsi="Times" w:cs="Times"/>
          <w:noProof/>
        </w:rPr>
      </w:r>
      <w:r w:rsidRPr="005E70A2">
        <w:rPr>
          <w:rFonts w:ascii="Times" w:hAnsi="Times" w:cs="Times"/>
          <w:noProof/>
        </w:rPr>
        <w:fldChar w:fldCharType="separate"/>
      </w:r>
      <w:r w:rsidR="00B048FA">
        <w:rPr>
          <w:rFonts w:ascii="Times" w:hAnsi="Times" w:cs="Times"/>
          <w:noProof/>
        </w:rPr>
        <w:t>20</w:t>
      </w:r>
      <w:r w:rsidRPr="005E70A2">
        <w:rPr>
          <w:rFonts w:ascii="Times" w:hAnsi="Times" w:cs="Times"/>
          <w:noProof/>
        </w:rPr>
        <w:fldChar w:fldCharType="end"/>
      </w:r>
    </w:p>
    <w:p w:rsidR="005E70A2" w:rsidRDefault="005E70A2">
      <w:pPr>
        <w:pStyle w:val="TOC5"/>
        <w:rPr>
          <w:iCs w:val="0"/>
          <w:noProof/>
          <w:kern w:val="0"/>
          <w:sz w:val="24"/>
          <w:szCs w:val="24"/>
        </w:rPr>
      </w:pPr>
      <w:r>
        <w:rPr>
          <w:noProof/>
        </w:rPr>
        <w:t>43</w:t>
      </w:r>
      <w:r>
        <w:rPr>
          <w:noProof/>
        </w:rPr>
        <w:tab/>
        <w:t>Additional terms and conditions of appointment of Executive Director</w:t>
      </w:r>
      <w:r w:rsidRPr="005E70A2">
        <w:rPr>
          <w:rFonts w:ascii="Times" w:hAnsi="Times" w:cs="Times"/>
          <w:noProof/>
        </w:rPr>
        <w:tab/>
      </w:r>
      <w:r w:rsidRPr="005E70A2">
        <w:rPr>
          <w:rFonts w:ascii="Times" w:hAnsi="Times" w:cs="Times"/>
          <w:noProof/>
        </w:rPr>
        <w:fldChar w:fldCharType="begin"/>
      </w:r>
      <w:r w:rsidRPr="005E70A2">
        <w:rPr>
          <w:rFonts w:ascii="Times" w:hAnsi="Times" w:cs="Times"/>
          <w:noProof/>
        </w:rPr>
        <w:instrText xml:space="preserve"> PAGEREF _Toc178741211 \h </w:instrText>
      </w:r>
      <w:r w:rsidRPr="005E70A2">
        <w:rPr>
          <w:rFonts w:ascii="Times" w:hAnsi="Times" w:cs="Times"/>
          <w:noProof/>
        </w:rPr>
      </w:r>
      <w:r w:rsidRPr="005E70A2">
        <w:rPr>
          <w:rFonts w:ascii="Times" w:hAnsi="Times" w:cs="Times"/>
          <w:noProof/>
        </w:rPr>
        <w:fldChar w:fldCharType="separate"/>
      </w:r>
      <w:r w:rsidR="00B048FA">
        <w:rPr>
          <w:rFonts w:ascii="Times" w:hAnsi="Times" w:cs="Times"/>
          <w:noProof/>
        </w:rPr>
        <w:t>21</w:t>
      </w:r>
      <w:r w:rsidRPr="005E70A2">
        <w:rPr>
          <w:rFonts w:ascii="Times" w:hAnsi="Times" w:cs="Times"/>
          <w:noProof/>
        </w:rPr>
        <w:fldChar w:fldCharType="end"/>
      </w:r>
    </w:p>
    <w:p w:rsidR="005E70A2" w:rsidRDefault="005E70A2">
      <w:pPr>
        <w:pStyle w:val="TOC5"/>
        <w:rPr>
          <w:iCs w:val="0"/>
          <w:noProof/>
          <w:kern w:val="0"/>
          <w:sz w:val="24"/>
          <w:szCs w:val="24"/>
        </w:rPr>
      </w:pPr>
      <w:r>
        <w:rPr>
          <w:noProof/>
        </w:rPr>
        <w:t>44</w:t>
      </w:r>
      <w:r>
        <w:rPr>
          <w:noProof/>
        </w:rPr>
        <w:tab/>
        <w:t>Outside employment of Executive Director</w:t>
      </w:r>
      <w:r w:rsidRPr="005E70A2">
        <w:rPr>
          <w:rFonts w:ascii="Times" w:hAnsi="Times" w:cs="Times"/>
          <w:noProof/>
        </w:rPr>
        <w:tab/>
      </w:r>
      <w:r w:rsidRPr="005E70A2">
        <w:rPr>
          <w:rFonts w:ascii="Times" w:hAnsi="Times" w:cs="Times"/>
          <w:noProof/>
        </w:rPr>
        <w:fldChar w:fldCharType="begin"/>
      </w:r>
      <w:r w:rsidRPr="005E70A2">
        <w:rPr>
          <w:rFonts w:ascii="Times" w:hAnsi="Times" w:cs="Times"/>
          <w:noProof/>
        </w:rPr>
        <w:instrText xml:space="preserve"> PAGEREF _Toc178741212 \h </w:instrText>
      </w:r>
      <w:r w:rsidRPr="005E70A2">
        <w:rPr>
          <w:rFonts w:ascii="Times" w:hAnsi="Times" w:cs="Times"/>
          <w:noProof/>
        </w:rPr>
      </w:r>
      <w:r w:rsidRPr="005E70A2">
        <w:rPr>
          <w:rFonts w:ascii="Times" w:hAnsi="Times" w:cs="Times"/>
          <w:noProof/>
        </w:rPr>
        <w:fldChar w:fldCharType="separate"/>
      </w:r>
      <w:r w:rsidR="00B048FA">
        <w:rPr>
          <w:rFonts w:ascii="Times" w:hAnsi="Times" w:cs="Times"/>
          <w:noProof/>
        </w:rPr>
        <w:t>21</w:t>
      </w:r>
      <w:r w:rsidRPr="005E70A2">
        <w:rPr>
          <w:rFonts w:ascii="Times" w:hAnsi="Times" w:cs="Times"/>
          <w:noProof/>
        </w:rPr>
        <w:fldChar w:fldCharType="end"/>
      </w:r>
    </w:p>
    <w:p w:rsidR="005E70A2" w:rsidRDefault="005E70A2">
      <w:pPr>
        <w:pStyle w:val="TOC5"/>
        <w:rPr>
          <w:iCs w:val="0"/>
          <w:noProof/>
          <w:kern w:val="0"/>
          <w:sz w:val="24"/>
          <w:szCs w:val="24"/>
        </w:rPr>
      </w:pPr>
      <w:r>
        <w:rPr>
          <w:noProof/>
        </w:rPr>
        <w:t>45</w:t>
      </w:r>
      <w:r>
        <w:rPr>
          <w:noProof/>
        </w:rPr>
        <w:tab/>
        <w:t>Leave of absence</w:t>
      </w:r>
      <w:r w:rsidRPr="005E70A2">
        <w:rPr>
          <w:rFonts w:ascii="Times" w:hAnsi="Times" w:cs="Times"/>
          <w:noProof/>
        </w:rPr>
        <w:tab/>
      </w:r>
      <w:r w:rsidRPr="005E70A2">
        <w:rPr>
          <w:rFonts w:ascii="Times" w:hAnsi="Times" w:cs="Times"/>
          <w:noProof/>
        </w:rPr>
        <w:fldChar w:fldCharType="begin"/>
      </w:r>
      <w:r w:rsidRPr="005E70A2">
        <w:rPr>
          <w:rFonts w:ascii="Times" w:hAnsi="Times" w:cs="Times"/>
          <w:noProof/>
        </w:rPr>
        <w:instrText xml:space="preserve"> PAGEREF _Toc178741213 \h </w:instrText>
      </w:r>
      <w:r w:rsidRPr="005E70A2">
        <w:rPr>
          <w:rFonts w:ascii="Times" w:hAnsi="Times" w:cs="Times"/>
          <w:noProof/>
        </w:rPr>
      </w:r>
      <w:r w:rsidRPr="005E70A2">
        <w:rPr>
          <w:rFonts w:ascii="Times" w:hAnsi="Times" w:cs="Times"/>
          <w:noProof/>
        </w:rPr>
        <w:fldChar w:fldCharType="separate"/>
      </w:r>
      <w:r w:rsidR="00B048FA">
        <w:rPr>
          <w:rFonts w:ascii="Times" w:hAnsi="Times" w:cs="Times"/>
          <w:noProof/>
        </w:rPr>
        <w:t>21</w:t>
      </w:r>
      <w:r w:rsidRPr="005E70A2">
        <w:rPr>
          <w:rFonts w:ascii="Times" w:hAnsi="Times" w:cs="Times"/>
          <w:noProof/>
        </w:rPr>
        <w:fldChar w:fldCharType="end"/>
      </w:r>
    </w:p>
    <w:p w:rsidR="005E70A2" w:rsidRDefault="005E70A2">
      <w:pPr>
        <w:pStyle w:val="TOC5"/>
        <w:rPr>
          <w:iCs w:val="0"/>
          <w:noProof/>
          <w:kern w:val="0"/>
          <w:sz w:val="24"/>
          <w:szCs w:val="24"/>
        </w:rPr>
      </w:pPr>
      <w:r>
        <w:rPr>
          <w:noProof/>
        </w:rPr>
        <w:t>46</w:t>
      </w:r>
      <w:r>
        <w:rPr>
          <w:noProof/>
        </w:rPr>
        <w:tab/>
        <w:t>Resignation</w:t>
      </w:r>
      <w:r w:rsidRPr="005E70A2">
        <w:rPr>
          <w:rFonts w:ascii="Times" w:hAnsi="Times" w:cs="Times"/>
          <w:noProof/>
        </w:rPr>
        <w:tab/>
      </w:r>
      <w:r w:rsidRPr="005E70A2">
        <w:rPr>
          <w:rFonts w:ascii="Times" w:hAnsi="Times" w:cs="Times"/>
          <w:noProof/>
        </w:rPr>
        <w:fldChar w:fldCharType="begin"/>
      </w:r>
      <w:r w:rsidRPr="005E70A2">
        <w:rPr>
          <w:rFonts w:ascii="Times" w:hAnsi="Times" w:cs="Times"/>
          <w:noProof/>
        </w:rPr>
        <w:instrText xml:space="preserve"> PAGEREF _Toc178741214 \h </w:instrText>
      </w:r>
      <w:r w:rsidRPr="005E70A2">
        <w:rPr>
          <w:rFonts w:ascii="Times" w:hAnsi="Times" w:cs="Times"/>
          <w:noProof/>
        </w:rPr>
      </w:r>
      <w:r w:rsidRPr="005E70A2">
        <w:rPr>
          <w:rFonts w:ascii="Times" w:hAnsi="Times" w:cs="Times"/>
          <w:noProof/>
        </w:rPr>
        <w:fldChar w:fldCharType="separate"/>
      </w:r>
      <w:r w:rsidR="00B048FA">
        <w:rPr>
          <w:rFonts w:ascii="Times" w:hAnsi="Times" w:cs="Times"/>
          <w:noProof/>
        </w:rPr>
        <w:t>21</w:t>
      </w:r>
      <w:r w:rsidRPr="005E70A2">
        <w:rPr>
          <w:rFonts w:ascii="Times" w:hAnsi="Times" w:cs="Times"/>
          <w:noProof/>
        </w:rPr>
        <w:fldChar w:fldCharType="end"/>
      </w:r>
    </w:p>
    <w:p w:rsidR="005E70A2" w:rsidRDefault="005E70A2">
      <w:pPr>
        <w:pStyle w:val="TOC5"/>
        <w:rPr>
          <w:iCs w:val="0"/>
          <w:noProof/>
          <w:kern w:val="0"/>
          <w:sz w:val="24"/>
          <w:szCs w:val="24"/>
        </w:rPr>
      </w:pPr>
      <w:r>
        <w:rPr>
          <w:noProof/>
        </w:rPr>
        <w:t>47</w:t>
      </w:r>
      <w:r>
        <w:rPr>
          <w:noProof/>
        </w:rPr>
        <w:tab/>
        <w:t>Termination of appointment of Executive Director</w:t>
      </w:r>
      <w:r w:rsidRPr="005E70A2">
        <w:rPr>
          <w:rFonts w:ascii="Times" w:hAnsi="Times" w:cs="Times"/>
          <w:noProof/>
        </w:rPr>
        <w:tab/>
      </w:r>
      <w:r w:rsidRPr="005E70A2">
        <w:rPr>
          <w:rFonts w:ascii="Times" w:hAnsi="Times" w:cs="Times"/>
          <w:noProof/>
        </w:rPr>
        <w:fldChar w:fldCharType="begin"/>
      </w:r>
      <w:r w:rsidRPr="005E70A2">
        <w:rPr>
          <w:rFonts w:ascii="Times" w:hAnsi="Times" w:cs="Times"/>
          <w:noProof/>
        </w:rPr>
        <w:instrText xml:space="preserve"> PAGEREF _Toc178741215 \h </w:instrText>
      </w:r>
      <w:r w:rsidRPr="005E70A2">
        <w:rPr>
          <w:rFonts w:ascii="Times" w:hAnsi="Times" w:cs="Times"/>
          <w:noProof/>
        </w:rPr>
      </w:r>
      <w:r w:rsidRPr="005E70A2">
        <w:rPr>
          <w:rFonts w:ascii="Times" w:hAnsi="Times" w:cs="Times"/>
          <w:noProof/>
        </w:rPr>
        <w:fldChar w:fldCharType="separate"/>
      </w:r>
      <w:r w:rsidR="00B048FA">
        <w:rPr>
          <w:rFonts w:ascii="Times" w:hAnsi="Times" w:cs="Times"/>
          <w:noProof/>
        </w:rPr>
        <w:t>22</w:t>
      </w:r>
      <w:r w:rsidRPr="005E70A2">
        <w:rPr>
          <w:rFonts w:ascii="Times" w:hAnsi="Times" w:cs="Times"/>
          <w:noProof/>
        </w:rPr>
        <w:fldChar w:fldCharType="end"/>
      </w:r>
    </w:p>
    <w:p w:rsidR="005E70A2" w:rsidRDefault="005E70A2">
      <w:pPr>
        <w:pStyle w:val="TOC5"/>
        <w:rPr>
          <w:iCs w:val="0"/>
          <w:noProof/>
          <w:kern w:val="0"/>
          <w:sz w:val="24"/>
          <w:szCs w:val="24"/>
        </w:rPr>
      </w:pPr>
      <w:r>
        <w:rPr>
          <w:noProof/>
        </w:rPr>
        <w:t>48</w:t>
      </w:r>
      <w:r>
        <w:rPr>
          <w:noProof/>
        </w:rPr>
        <w:tab/>
        <w:t>Employees</w:t>
      </w:r>
      <w:r w:rsidRPr="005E70A2">
        <w:rPr>
          <w:rFonts w:ascii="Times" w:hAnsi="Times" w:cs="Times"/>
          <w:noProof/>
        </w:rPr>
        <w:tab/>
      </w:r>
      <w:r w:rsidRPr="005E70A2">
        <w:rPr>
          <w:rFonts w:ascii="Times" w:hAnsi="Times" w:cs="Times"/>
          <w:noProof/>
        </w:rPr>
        <w:fldChar w:fldCharType="begin"/>
      </w:r>
      <w:r w:rsidRPr="005E70A2">
        <w:rPr>
          <w:rFonts w:ascii="Times" w:hAnsi="Times" w:cs="Times"/>
          <w:noProof/>
        </w:rPr>
        <w:instrText xml:space="preserve"> PAGEREF _Toc178741216 \h </w:instrText>
      </w:r>
      <w:r w:rsidRPr="005E70A2">
        <w:rPr>
          <w:rFonts w:ascii="Times" w:hAnsi="Times" w:cs="Times"/>
          <w:noProof/>
        </w:rPr>
      </w:r>
      <w:r w:rsidRPr="005E70A2">
        <w:rPr>
          <w:rFonts w:ascii="Times" w:hAnsi="Times" w:cs="Times"/>
          <w:noProof/>
        </w:rPr>
        <w:fldChar w:fldCharType="separate"/>
      </w:r>
      <w:r w:rsidR="00B048FA">
        <w:rPr>
          <w:rFonts w:ascii="Times" w:hAnsi="Times" w:cs="Times"/>
          <w:noProof/>
        </w:rPr>
        <w:t>22</w:t>
      </w:r>
      <w:r w:rsidRPr="005E70A2">
        <w:rPr>
          <w:rFonts w:ascii="Times" w:hAnsi="Times" w:cs="Times"/>
          <w:noProof/>
        </w:rPr>
        <w:fldChar w:fldCharType="end"/>
      </w:r>
    </w:p>
    <w:p w:rsidR="005E70A2" w:rsidRDefault="005E70A2">
      <w:pPr>
        <w:pStyle w:val="TOC5"/>
        <w:rPr>
          <w:iCs w:val="0"/>
          <w:noProof/>
          <w:kern w:val="0"/>
          <w:sz w:val="24"/>
          <w:szCs w:val="24"/>
        </w:rPr>
      </w:pPr>
      <w:r>
        <w:rPr>
          <w:noProof/>
        </w:rPr>
        <w:t>49</w:t>
      </w:r>
      <w:r>
        <w:rPr>
          <w:noProof/>
        </w:rPr>
        <w:tab/>
        <w:t>Consultants</w:t>
      </w:r>
      <w:r w:rsidRPr="005E70A2">
        <w:rPr>
          <w:rFonts w:ascii="Times" w:hAnsi="Times" w:cs="Times"/>
          <w:noProof/>
        </w:rPr>
        <w:tab/>
      </w:r>
      <w:r w:rsidRPr="005E70A2">
        <w:rPr>
          <w:rFonts w:ascii="Times" w:hAnsi="Times" w:cs="Times"/>
          <w:noProof/>
        </w:rPr>
        <w:fldChar w:fldCharType="begin"/>
      </w:r>
      <w:r w:rsidRPr="005E70A2">
        <w:rPr>
          <w:rFonts w:ascii="Times" w:hAnsi="Times" w:cs="Times"/>
          <w:noProof/>
        </w:rPr>
        <w:instrText xml:space="preserve"> PAGEREF _Toc178741217 \h </w:instrText>
      </w:r>
      <w:r w:rsidRPr="005E70A2">
        <w:rPr>
          <w:rFonts w:ascii="Times" w:hAnsi="Times" w:cs="Times"/>
          <w:noProof/>
        </w:rPr>
      </w:r>
      <w:r w:rsidRPr="005E70A2">
        <w:rPr>
          <w:rFonts w:ascii="Times" w:hAnsi="Times" w:cs="Times"/>
          <w:noProof/>
        </w:rPr>
        <w:fldChar w:fldCharType="separate"/>
      </w:r>
      <w:r w:rsidR="00B048FA">
        <w:rPr>
          <w:rFonts w:ascii="Times" w:hAnsi="Times" w:cs="Times"/>
          <w:noProof/>
        </w:rPr>
        <w:t>22</w:t>
      </w:r>
      <w:r w:rsidRPr="005E70A2">
        <w:rPr>
          <w:rFonts w:ascii="Times" w:hAnsi="Times" w:cs="Times"/>
          <w:noProof/>
        </w:rPr>
        <w:fldChar w:fldCharType="end"/>
      </w:r>
    </w:p>
    <w:p w:rsidR="005E70A2" w:rsidRDefault="005E70A2">
      <w:pPr>
        <w:pStyle w:val="TOC2"/>
        <w:rPr>
          <w:b w:val="0"/>
          <w:iCs w:val="0"/>
          <w:noProof/>
          <w:kern w:val="0"/>
          <w:szCs w:val="24"/>
        </w:rPr>
      </w:pPr>
      <w:r>
        <w:rPr>
          <w:noProof/>
        </w:rPr>
        <w:t>Part 7—Meetings of the Trust</w:t>
      </w:r>
      <w:r w:rsidRPr="005E70A2">
        <w:rPr>
          <w:rFonts w:ascii="Times" w:hAnsi="Times" w:cs="Times"/>
          <w:b w:val="0"/>
          <w:noProof/>
          <w:sz w:val="18"/>
        </w:rPr>
        <w:tab/>
      </w:r>
      <w:r w:rsidRPr="005E70A2">
        <w:rPr>
          <w:rFonts w:ascii="Times" w:hAnsi="Times" w:cs="Times"/>
          <w:b w:val="0"/>
          <w:noProof/>
          <w:sz w:val="18"/>
        </w:rPr>
        <w:fldChar w:fldCharType="begin"/>
      </w:r>
      <w:r w:rsidRPr="005E70A2">
        <w:rPr>
          <w:rFonts w:ascii="Times" w:hAnsi="Times" w:cs="Times"/>
          <w:b w:val="0"/>
          <w:noProof/>
          <w:sz w:val="18"/>
        </w:rPr>
        <w:instrText xml:space="preserve"> PAGEREF _Toc178741218 \h </w:instrText>
      </w:r>
      <w:r w:rsidRPr="005E70A2">
        <w:rPr>
          <w:rFonts w:ascii="Times" w:hAnsi="Times" w:cs="Times"/>
          <w:b w:val="0"/>
          <w:noProof/>
          <w:sz w:val="18"/>
        </w:rPr>
      </w:r>
      <w:r w:rsidRPr="005E70A2">
        <w:rPr>
          <w:rFonts w:ascii="Times" w:hAnsi="Times" w:cs="Times"/>
          <w:b w:val="0"/>
          <w:noProof/>
          <w:sz w:val="18"/>
        </w:rPr>
        <w:fldChar w:fldCharType="separate"/>
      </w:r>
      <w:r w:rsidR="00B048FA">
        <w:rPr>
          <w:rFonts w:ascii="Times" w:hAnsi="Times" w:cs="Times"/>
          <w:b w:val="0"/>
          <w:noProof/>
          <w:sz w:val="18"/>
        </w:rPr>
        <w:t>23</w:t>
      </w:r>
      <w:r w:rsidRPr="005E70A2">
        <w:rPr>
          <w:rFonts w:ascii="Times" w:hAnsi="Times" w:cs="Times"/>
          <w:b w:val="0"/>
          <w:noProof/>
          <w:sz w:val="18"/>
        </w:rPr>
        <w:fldChar w:fldCharType="end"/>
      </w:r>
    </w:p>
    <w:p w:rsidR="005E70A2" w:rsidRDefault="005E70A2">
      <w:pPr>
        <w:pStyle w:val="TOC5"/>
        <w:rPr>
          <w:iCs w:val="0"/>
          <w:noProof/>
          <w:kern w:val="0"/>
          <w:sz w:val="24"/>
          <w:szCs w:val="24"/>
        </w:rPr>
      </w:pPr>
      <w:r>
        <w:rPr>
          <w:noProof/>
        </w:rPr>
        <w:t>50</w:t>
      </w:r>
      <w:r>
        <w:rPr>
          <w:noProof/>
        </w:rPr>
        <w:tab/>
      </w:r>
      <w:r w:rsidRPr="0065003A">
        <w:rPr>
          <w:noProof/>
          <w:kern w:val="0"/>
        </w:rPr>
        <w:t>Times and places of meetings</w:t>
      </w:r>
      <w:r w:rsidRPr="005E70A2">
        <w:rPr>
          <w:rFonts w:ascii="Times" w:hAnsi="Times" w:cs="Times"/>
          <w:noProof/>
        </w:rPr>
        <w:tab/>
      </w:r>
      <w:r w:rsidRPr="005E70A2">
        <w:rPr>
          <w:rFonts w:ascii="Times" w:hAnsi="Times" w:cs="Times"/>
          <w:noProof/>
        </w:rPr>
        <w:fldChar w:fldCharType="begin"/>
      </w:r>
      <w:r w:rsidRPr="005E70A2">
        <w:rPr>
          <w:rFonts w:ascii="Times" w:hAnsi="Times" w:cs="Times"/>
          <w:noProof/>
        </w:rPr>
        <w:instrText xml:space="preserve"> PAGEREF _Toc178741219 \h </w:instrText>
      </w:r>
      <w:r w:rsidRPr="005E70A2">
        <w:rPr>
          <w:rFonts w:ascii="Times" w:hAnsi="Times" w:cs="Times"/>
          <w:noProof/>
        </w:rPr>
      </w:r>
      <w:r w:rsidRPr="005E70A2">
        <w:rPr>
          <w:rFonts w:ascii="Times" w:hAnsi="Times" w:cs="Times"/>
          <w:noProof/>
        </w:rPr>
        <w:fldChar w:fldCharType="separate"/>
      </w:r>
      <w:r w:rsidR="00B048FA">
        <w:rPr>
          <w:rFonts w:ascii="Times" w:hAnsi="Times" w:cs="Times"/>
          <w:noProof/>
        </w:rPr>
        <w:t>23</w:t>
      </w:r>
      <w:r w:rsidRPr="005E70A2">
        <w:rPr>
          <w:rFonts w:ascii="Times" w:hAnsi="Times" w:cs="Times"/>
          <w:noProof/>
        </w:rPr>
        <w:fldChar w:fldCharType="end"/>
      </w:r>
    </w:p>
    <w:p w:rsidR="005E70A2" w:rsidRDefault="005E70A2">
      <w:pPr>
        <w:pStyle w:val="TOC5"/>
        <w:rPr>
          <w:iCs w:val="0"/>
          <w:noProof/>
          <w:kern w:val="0"/>
          <w:sz w:val="24"/>
          <w:szCs w:val="24"/>
        </w:rPr>
      </w:pPr>
      <w:r>
        <w:rPr>
          <w:noProof/>
        </w:rPr>
        <w:t>51</w:t>
      </w:r>
      <w:r>
        <w:rPr>
          <w:noProof/>
          <w:kern w:val="0"/>
        </w:rPr>
        <w:tab/>
      </w:r>
      <w:r w:rsidRPr="0065003A">
        <w:rPr>
          <w:noProof/>
          <w:kern w:val="0"/>
        </w:rPr>
        <w:t>Notice of meetings</w:t>
      </w:r>
      <w:r w:rsidRPr="005E70A2">
        <w:rPr>
          <w:rFonts w:ascii="Times" w:hAnsi="Times" w:cs="Times"/>
          <w:noProof/>
        </w:rPr>
        <w:tab/>
      </w:r>
      <w:r w:rsidRPr="005E70A2">
        <w:rPr>
          <w:rFonts w:ascii="Times" w:hAnsi="Times" w:cs="Times"/>
          <w:noProof/>
        </w:rPr>
        <w:fldChar w:fldCharType="begin"/>
      </w:r>
      <w:r w:rsidRPr="005E70A2">
        <w:rPr>
          <w:rFonts w:ascii="Times" w:hAnsi="Times" w:cs="Times"/>
          <w:noProof/>
        </w:rPr>
        <w:instrText xml:space="preserve"> PAGEREF _Toc178741220 \h </w:instrText>
      </w:r>
      <w:r w:rsidRPr="005E70A2">
        <w:rPr>
          <w:rFonts w:ascii="Times" w:hAnsi="Times" w:cs="Times"/>
          <w:noProof/>
        </w:rPr>
      </w:r>
      <w:r w:rsidRPr="005E70A2">
        <w:rPr>
          <w:rFonts w:ascii="Times" w:hAnsi="Times" w:cs="Times"/>
          <w:noProof/>
        </w:rPr>
        <w:fldChar w:fldCharType="separate"/>
      </w:r>
      <w:r w:rsidR="00B048FA">
        <w:rPr>
          <w:rFonts w:ascii="Times" w:hAnsi="Times" w:cs="Times"/>
          <w:noProof/>
        </w:rPr>
        <w:t>23</w:t>
      </w:r>
      <w:r w:rsidRPr="005E70A2">
        <w:rPr>
          <w:rFonts w:ascii="Times" w:hAnsi="Times" w:cs="Times"/>
          <w:noProof/>
        </w:rPr>
        <w:fldChar w:fldCharType="end"/>
      </w:r>
    </w:p>
    <w:p w:rsidR="005E70A2" w:rsidRDefault="005E70A2">
      <w:pPr>
        <w:pStyle w:val="TOC5"/>
        <w:rPr>
          <w:iCs w:val="0"/>
          <w:noProof/>
          <w:kern w:val="0"/>
          <w:sz w:val="24"/>
          <w:szCs w:val="24"/>
        </w:rPr>
      </w:pPr>
      <w:r>
        <w:rPr>
          <w:noProof/>
        </w:rPr>
        <w:t>52</w:t>
      </w:r>
      <w:r>
        <w:rPr>
          <w:noProof/>
          <w:kern w:val="0"/>
        </w:rPr>
        <w:tab/>
      </w:r>
      <w:r w:rsidRPr="0065003A">
        <w:rPr>
          <w:noProof/>
          <w:kern w:val="0"/>
        </w:rPr>
        <w:t>Presiding at meetings</w:t>
      </w:r>
      <w:r w:rsidRPr="005E70A2">
        <w:rPr>
          <w:rFonts w:ascii="Times" w:hAnsi="Times" w:cs="Times"/>
          <w:noProof/>
        </w:rPr>
        <w:tab/>
      </w:r>
      <w:r w:rsidRPr="005E70A2">
        <w:rPr>
          <w:rFonts w:ascii="Times" w:hAnsi="Times" w:cs="Times"/>
          <w:noProof/>
        </w:rPr>
        <w:fldChar w:fldCharType="begin"/>
      </w:r>
      <w:r w:rsidRPr="005E70A2">
        <w:rPr>
          <w:rFonts w:ascii="Times" w:hAnsi="Times" w:cs="Times"/>
          <w:noProof/>
        </w:rPr>
        <w:instrText xml:space="preserve"> PAGEREF _Toc178741221 \h </w:instrText>
      </w:r>
      <w:r w:rsidRPr="005E70A2">
        <w:rPr>
          <w:rFonts w:ascii="Times" w:hAnsi="Times" w:cs="Times"/>
          <w:noProof/>
        </w:rPr>
      </w:r>
      <w:r w:rsidRPr="005E70A2">
        <w:rPr>
          <w:rFonts w:ascii="Times" w:hAnsi="Times" w:cs="Times"/>
          <w:noProof/>
        </w:rPr>
        <w:fldChar w:fldCharType="separate"/>
      </w:r>
      <w:r w:rsidR="00B048FA">
        <w:rPr>
          <w:rFonts w:ascii="Times" w:hAnsi="Times" w:cs="Times"/>
          <w:noProof/>
        </w:rPr>
        <w:t>23</w:t>
      </w:r>
      <w:r w:rsidRPr="005E70A2">
        <w:rPr>
          <w:rFonts w:ascii="Times" w:hAnsi="Times" w:cs="Times"/>
          <w:noProof/>
        </w:rPr>
        <w:fldChar w:fldCharType="end"/>
      </w:r>
    </w:p>
    <w:p w:rsidR="005E70A2" w:rsidRDefault="005E70A2">
      <w:pPr>
        <w:pStyle w:val="TOC5"/>
        <w:rPr>
          <w:iCs w:val="0"/>
          <w:noProof/>
          <w:kern w:val="0"/>
          <w:sz w:val="24"/>
          <w:szCs w:val="24"/>
        </w:rPr>
      </w:pPr>
      <w:r>
        <w:rPr>
          <w:noProof/>
        </w:rPr>
        <w:t>53</w:t>
      </w:r>
      <w:r>
        <w:rPr>
          <w:noProof/>
          <w:kern w:val="0"/>
        </w:rPr>
        <w:tab/>
      </w:r>
      <w:r w:rsidRPr="0065003A">
        <w:rPr>
          <w:noProof/>
          <w:kern w:val="0"/>
        </w:rPr>
        <w:t>Quorum</w:t>
      </w:r>
      <w:r w:rsidRPr="005E70A2">
        <w:rPr>
          <w:rFonts w:ascii="Times" w:hAnsi="Times" w:cs="Times"/>
          <w:noProof/>
        </w:rPr>
        <w:tab/>
      </w:r>
      <w:r w:rsidRPr="005E70A2">
        <w:rPr>
          <w:rFonts w:ascii="Times" w:hAnsi="Times" w:cs="Times"/>
          <w:noProof/>
        </w:rPr>
        <w:fldChar w:fldCharType="begin"/>
      </w:r>
      <w:r w:rsidRPr="005E70A2">
        <w:rPr>
          <w:rFonts w:ascii="Times" w:hAnsi="Times" w:cs="Times"/>
          <w:noProof/>
        </w:rPr>
        <w:instrText xml:space="preserve"> PAGEREF _Toc178741222 \h </w:instrText>
      </w:r>
      <w:r w:rsidRPr="005E70A2">
        <w:rPr>
          <w:rFonts w:ascii="Times" w:hAnsi="Times" w:cs="Times"/>
          <w:noProof/>
        </w:rPr>
      </w:r>
      <w:r w:rsidRPr="005E70A2">
        <w:rPr>
          <w:rFonts w:ascii="Times" w:hAnsi="Times" w:cs="Times"/>
          <w:noProof/>
        </w:rPr>
        <w:fldChar w:fldCharType="separate"/>
      </w:r>
      <w:r w:rsidR="00B048FA">
        <w:rPr>
          <w:rFonts w:ascii="Times" w:hAnsi="Times" w:cs="Times"/>
          <w:noProof/>
        </w:rPr>
        <w:t>24</w:t>
      </w:r>
      <w:r w:rsidRPr="005E70A2">
        <w:rPr>
          <w:rFonts w:ascii="Times" w:hAnsi="Times" w:cs="Times"/>
          <w:noProof/>
        </w:rPr>
        <w:fldChar w:fldCharType="end"/>
      </w:r>
    </w:p>
    <w:p w:rsidR="005E70A2" w:rsidRDefault="005E70A2">
      <w:pPr>
        <w:pStyle w:val="TOC5"/>
        <w:rPr>
          <w:iCs w:val="0"/>
          <w:noProof/>
          <w:kern w:val="0"/>
          <w:sz w:val="24"/>
          <w:szCs w:val="24"/>
        </w:rPr>
      </w:pPr>
      <w:r>
        <w:rPr>
          <w:noProof/>
        </w:rPr>
        <w:t>54</w:t>
      </w:r>
      <w:r>
        <w:rPr>
          <w:noProof/>
          <w:kern w:val="0"/>
        </w:rPr>
        <w:tab/>
      </w:r>
      <w:r w:rsidRPr="0065003A">
        <w:rPr>
          <w:noProof/>
          <w:kern w:val="0"/>
        </w:rPr>
        <w:t>Voting at meetings</w:t>
      </w:r>
      <w:r w:rsidRPr="005E70A2">
        <w:rPr>
          <w:rFonts w:ascii="Times" w:hAnsi="Times" w:cs="Times"/>
          <w:noProof/>
        </w:rPr>
        <w:tab/>
      </w:r>
      <w:r w:rsidRPr="005E70A2">
        <w:rPr>
          <w:rFonts w:ascii="Times" w:hAnsi="Times" w:cs="Times"/>
          <w:noProof/>
        </w:rPr>
        <w:fldChar w:fldCharType="begin"/>
      </w:r>
      <w:r w:rsidRPr="005E70A2">
        <w:rPr>
          <w:rFonts w:ascii="Times" w:hAnsi="Times" w:cs="Times"/>
          <w:noProof/>
        </w:rPr>
        <w:instrText xml:space="preserve"> PAGEREF _Toc178741223 \h </w:instrText>
      </w:r>
      <w:r w:rsidRPr="005E70A2">
        <w:rPr>
          <w:rFonts w:ascii="Times" w:hAnsi="Times" w:cs="Times"/>
          <w:noProof/>
        </w:rPr>
      </w:r>
      <w:r w:rsidRPr="005E70A2">
        <w:rPr>
          <w:rFonts w:ascii="Times" w:hAnsi="Times" w:cs="Times"/>
          <w:noProof/>
        </w:rPr>
        <w:fldChar w:fldCharType="separate"/>
      </w:r>
      <w:r w:rsidR="00B048FA">
        <w:rPr>
          <w:rFonts w:ascii="Times" w:hAnsi="Times" w:cs="Times"/>
          <w:noProof/>
        </w:rPr>
        <w:t>24</w:t>
      </w:r>
      <w:r w:rsidRPr="005E70A2">
        <w:rPr>
          <w:rFonts w:ascii="Times" w:hAnsi="Times" w:cs="Times"/>
          <w:noProof/>
        </w:rPr>
        <w:fldChar w:fldCharType="end"/>
      </w:r>
    </w:p>
    <w:p w:rsidR="005E70A2" w:rsidRDefault="005E70A2">
      <w:pPr>
        <w:pStyle w:val="TOC5"/>
        <w:rPr>
          <w:iCs w:val="0"/>
          <w:noProof/>
          <w:kern w:val="0"/>
          <w:sz w:val="24"/>
          <w:szCs w:val="24"/>
        </w:rPr>
      </w:pPr>
      <w:r>
        <w:rPr>
          <w:noProof/>
        </w:rPr>
        <w:t>54A</w:t>
      </w:r>
      <w:r>
        <w:rPr>
          <w:noProof/>
        </w:rPr>
        <w:tab/>
        <w:t>Minutes of meetings</w:t>
      </w:r>
      <w:r w:rsidRPr="005E70A2">
        <w:rPr>
          <w:rFonts w:ascii="Times" w:hAnsi="Times" w:cs="Times"/>
          <w:noProof/>
        </w:rPr>
        <w:tab/>
      </w:r>
      <w:r w:rsidRPr="005E70A2">
        <w:rPr>
          <w:rFonts w:ascii="Times" w:hAnsi="Times" w:cs="Times"/>
          <w:noProof/>
        </w:rPr>
        <w:fldChar w:fldCharType="begin"/>
      </w:r>
      <w:r w:rsidRPr="005E70A2">
        <w:rPr>
          <w:rFonts w:ascii="Times" w:hAnsi="Times" w:cs="Times"/>
          <w:noProof/>
        </w:rPr>
        <w:instrText xml:space="preserve"> PAGEREF _Toc178741224 \h </w:instrText>
      </w:r>
      <w:r w:rsidRPr="005E70A2">
        <w:rPr>
          <w:rFonts w:ascii="Times" w:hAnsi="Times" w:cs="Times"/>
          <w:noProof/>
        </w:rPr>
      </w:r>
      <w:r w:rsidRPr="005E70A2">
        <w:rPr>
          <w:rFonts w:ascii="Times" w:hAnsi="Times" w:cs="Times"/>
          <w:noProof/>
        </w:rPr>
        <w:fldChar w:fldCharType="separate"/>
      </w:r>
      <w:r w:rsidR="00B048FA">
        <w:rPr>
          <w:rFonts w:ascii="Times" w:hAnsi="Times" w:cs="Times"/>
          <w:noProof/>
        </w:rPr>
        <w:t>24</w:t>
      </w:r>
      <w:r w:rsidRPr="005E70A2">
        <w:rPr>
          <w:rFonts w:ascii="Times" w:hAnsi="Times" w:cs="Times"/>
          <w:noProof/>
        </w:rPr>
        <w:fldChar w:fldCharType="end"/>
      </w:r>
    </w:p>
    <w:p w:rsidR="005E70A2" w:rsidRDefault="005E70A2">
      <w:pPr>
        <w:pStyle w:val="TOC5"/>
        <w:rPr>
          <w:iCs w:val="0"/>
          <w:noProof/>
          <w:kern w:val="0"/>
          <w:sz w:val="24"/>
          <w:szCs w:val="24"/>
        </w:rPr>
      </w:pPr>
      <w:r>
        <w:rPr>
          <w:noProof/>
        </w:rPr>
        <w:t>55</w:t>
      </w:r>
      <w:r>
        <w:rPr>
          <w:noProof/>
          <w:kern w:val="0"/>
        </w:rPr>
        <w:tab/>
      </w:r>
      <w:r w:rsidRPr="0065003A">
        <w:rPr>
          <w:noProof/>
          <w:kern w:val="0"/>
        </w:rPr>
        <w:t>Conduct of meetings</w:t>
      </w:r>
      <w:r w:rsidRPr="005E70A2">
        <w:rPr>
          <w:rFonts w:ascii="Times" w:hAnsi="Times" w:cs="Times"/>
          <w:noProof/>
        </w:rPr>
        <w:tab/>
      </w:r>
      <w:r w:rsidRPr="005E70A2">
        <w:rPr>
          <w:rFonts w:ascii="Times" w:hAnsi="Times" w:cs="Times"/>
          <w:noProof/>
        </w:rPr>
        <w:fldChar w:fldCharType="begin"/>
      </w:r>
      <w:r w:rsidRPr="005E70A2">
        <w:rPr>
          <w:rFonts w:ascii="Times" w:hAnsi="Times" w:cs="Times"/>
          <w:noProof/>
        </w:rPr>
        <w:instrText xml:space="preserve"> PAGEREF _Toc178741225 \h </w:instrText>
      </w:r>
      <w:r w:rsidRPr="005E70A2">
        <w:rPr>
          <w:rFonts w:ascii="Times" w:hAnsi="Times" w:cs="Times"/>
          <w:noProof/>
        </w:rPr>
      </w:r>
      <w:r w:rsidRPr="005E70A2">
        <w:rPr>
          <w:rFonts w:ascii="Times" w:hAnsi="Times" w:cs="Times"/>
          <w:noProof/>
        </w:rPr>
        <w:fldChar w:fldCharType="separate"/>
      </w:r>
      <w:r w:rsidR="00B048FA">
        <w:rPr>
          <w:rFonts w:ascii="Times" w:hAnsi="Times" w:cs="Times"/>
          <w:noProof/>
        </w:rPr>
        <w:t>24</w:t>
      </w:r>
      <w:r w:rsidRPr="005E70A2">
        <w:rPr>
          <w:rFonts w:ascii="Times" w:hAnsi="Times" w:cs="Times"/>
          <w:noProof/>
        </w:rPr>
        <w:fldChar w:fldCharType="end"/>
      </w:r>
    </w:p>
    <w:p w:rsidR="005E70A2" w:rsidRDefault="005E70A2">
      <w:pPr>
        <w:pStyle w:val="TOC5"/>
        <w:rPr>
          <w:iCs w:val="0"/>
          <w:noProof/>
          <w:kern w:val="0"/>
          <w:sz w:val="24"/>
          <w:szCs w:val="24"/>
        </w:rPr>
      </w:pPr>
      <w:r>
        <w:rPr>
          <w:noProof/>
        </w:rPr>
        <w:t>56</w:t>
      </w:r>
      <w:r>
        <w:rPr>
          <w:noProof/>
          <w:kern w:val="0"/>
        </w:rPr>
        <w:tab/>
      </w:r>
      <w:r w:rsidRPr="0065003A">
        <w:rPr>
          <w:noProof/>
          <w:kern w:val="0"/>
        </w:rPr>
        <w:t>Resolutions without meetings</w:t>
      </w:r>
      <w:r w:rsidRPr="005E70A2">
        <w:rPr>
          <w:rFonts w:ascii="Times" w:hAnsi="Times" w:cs="Times"/>
          <w:noProof/>
        </w:rPr>
        <w:tab/>
      </w:r>
      <w:r w:rsidRPr="005E70A2">
        <w:rPr>
          <w:rFonts w:ascii="Times" w:hAnsi="Times" w:cs="Times"/>
          <w:noProof/>
        </w:rPr>
        <w:fldChar w:fldCharType="begin"/>
      </w:r>
      <w:r w:rsidRPr="005E70A2">
        <w:rPr>
          <w:rFonts w:ascii="Times" w:hAnsi="Times" w:cs="Times"/>
          <w:noProof/>
        </w:rPr>
        <w:instrText xml:space="preserve"> PAGEREF _Toc178741226 \h </w:instrText>
      </w:r>
      <w:r w:rsidRPr="005E70A2">
        <w:rPr>
          <w:rFonts w:ascii="Times" w:hAnsi="Times" w:cs="Times"/>
          <w:noProof/>
        </w:rPr>
      </w:r>
      <w:r w:rsidRPr="005E70A2">
        <w:rPr>
          <w:rFonts w:ascii="Times" w:hAnsi="Times" w:cs="Times"/>
          <w:noProof/>
        </w:rPr>
        <w:fldChar w:fldCharType="separate"/>
      </w:r>
      <w:r w:rsidR="00B048FA">
        <w:rPr>
          <w:rFonts w:ascii="Times" w:hAnsi="Times" w:cs="Times"/>
          <w:noProof/>
        </w:rPr>
        <w:t>24</w:t>
      </w:r>
      <w:r w:rsidRPr="005E70A2">
        <w:rPr>
          <w:rFonts w:ascii="Times" w:hAnsi="Times" w:cs="Times"/>
          <w:noProof/>
        </w:rPr>
        <w:fldChar w:fldCharType="end"/>
      </w:r>
    </w:p>
    <w:p w:rsidR="005E70A2" w:rsidRDefault="005E70A2">
      <w:pPr>
        <w:pStyle w:val="TOC2"/>
        <w:rPr>
          <w:b w:val="0"/>
          <w:iCs w:val="0"/>
          <w:noProof/>
          <w:kern w:val="0"/>
          <w:szCs w:val="24"/>
        </w:rPr>
      </w:pPr>
      <w:r>
        <w:rPr>
          <w:noProof/>
        </w:rPr>
        <w:t>Part 8—Advisory committees</w:t>
      </w:r>
      <w:r w:rsidRPr="005E70A2">
        <w:rPr>
          <w:rFonts w:ascii="Times" w:hAnsi="Times" w:cs="Times"/>
          <w:b w:val="0"/>
          <w:noProof/>
          <w:sz w:val="18"/>
        </w:rPr>
        <w:tab/>
      </w:r>
      <w:r w:rsidRPr="005E70A2">
        <w:rPr>
          <w:rFonts w:ascii="Times" w:hAnsi="Times" w:cs="Times"/>
          <w:b w:val="0"/>
          <w:noProof/>
          <w:sz w:val="18"/>
        </w:rPr>
        <w:fldChar w:fldCharType="begin"/>
      </w:r>
      <w:r w:rsidRPr="005E70A2">
        <w:rPr>
          <w:rFonts w:ascii="Times" w:hAnsi="Times" w:cs="Times"/>
          <w:b w:val="0"/>
          <w:noProof/>
          <w:sz w:val="18"/>
        </w:rPr>
        <w:instrText xml:space="preserve"> PAGEREF _Toc178741227 \h </w:instrText>
      </w:r>
      <w:r w:rsidRPr="005E70A2">
        <w:rPr>
          <w:rFonts w:ascii="Times" w:hAnsi="Times" w:cs="Times"/>
          <w:b w:val="0"/>
          <w:noProof/>
          <w:sz w:val="18"/>
        </w:rPr>
      </w:r>
      <w:r w:rsidRPr="005E70A2">
        <w:rPr>
          <w:rFonts w:ascii="Times" w:hAnsi="Times" w:cs="Times"/>
          <w:b w:val="0"/>
          <w:noProof/>
          <w:sz w:val="18"/>
        </w:rPr>
        <w:fldChar w:fldCharType="separate"/>
      </w:r>
      <w:r w:rsidR="00B048FA">
        <w:rPr>
          <w:rFonts w:ascii="Times" w:hAnsi="Times" w:cs="Times"/>
          <w:b w:val="0"/>
          <w:noProof/>
          <w:sz w:val="18"/>
        </w:rPr>
        <w:t>26</w:t>
      </w:r>
      <w:r w:rsidRPr="005E70A2">
        <w:rPr>
          <w:rFonts w:ascii="Times" w:hAnsi="Times" w:cs="Times"/>
          <w:b w:val="0"/>
          <w:noProof/>
          <w:sz w:val="18"/>
        </w:rPr>
        <w:fldChar w:fldCharType="end"/>
      </w:r>
    </w:p>
    <w:p w:rsidR="005E70A2" w:rsidRDefault="005E70A2">
      <w:pPr>
        <w:pStyle w:val="TOC5"/>
        <w:rPr>
          <w:iCs w:val="0"/>
          <w:noProof/>
          <w:kern w:val="0"/>
          <w:sz w:val="24"/>
          <w:szCs w:val="24"/>
        </w:rPr>
      </w:pPr>
      <w:r>
        <w:rPr>
          <w:noProof/>
        </w:rPr>
        <w:t>57</w:t>
      </w:r>
      <w:r>
        <w:rPr>
          <w:noProof/>
        </w:rPr>
        <w:tab/>
        <w:t>Community advisory committees</w:t>
      </w:r>
      <w:r w:rsidRPr="005E70A2">
        <w:rPr>
          <w:rFonts w:ascii="Times" w:hAnsi="Times" w:cs="Times"/>
          <w:noProof/>
        </w:rPr>
        <w:tab/>
      </w:r>
      <w:r w:rsidRPr="005E70A2">
        <w:rPr>
          <w:rFonts w:ascii="Times" w:hAnsi="Times" w:cs="Times"/>
          <w:noProof/>
        </w:rPr>
        <w:fldChar w:fldCharType="begin"/>
      </w:r>
      <w:r w:rsidRPr="005E70A2">
        <w:rPr>
          <w:rFonts w:ascii="Times" w:hAnsi="Times" w:cs="Times"/>
          <w:noProof/>
        </w:rPr>
        <w:instrText xml:space="preserve"> PAGEREF _Toc178741228 \h </w:instrText>
      </w:r>
      <w:r w:rsidRPr="005E70A2">
        <w:rPr>
          <w:rFonts w:ascii="Times" w:hAnsi="Times" w:cs="Times"/>
          <w:noProof/>
        </w:rPr>
      </w:r>
      <w:r w:rsidRPr="005E70A2">
        <w:rPr>
          <w:rFonts w:ascii="Times" w:hAnsi="Times" w:cs="Times"/>
          <w:noProof/>
        </w:rPr>
        <w:fldChar w:fldCharType="separate"/>
      </w:r>
      <w:r w:rsidR="00B048FA">
        <w:rPr>
          <w:rFonts w:ascii="Times" w:hAnsi="Times" w:cs="Times"/>
          <w:noProof/>
        </w:rPr>
        <w:t>26</w:t>
      </w:r>
      <w:r w:rsidRPr="005E70A2">
        <w:rPr>
          <w:rFonts w:ascii="Times" w:hAnsi="Times" w:cs="Times"/>
          <w:noProof/>
        </w:rPr>
        <w:fldChar w:fldCharType="end"/>
      </w:r>
    </w:p>
    <w:p w:rsidR="005E70A2" w:rsidRDefault="005E70A2">
      <w:pPr>
        <w:pStyle w:val="TOC5"/>
        <w:rPr>
          <w:iCs w:val="0"/>
          <w:noProof/>
          <w:kern w:val="0"/>
          <w:sz w:val="24"/>
          <w:szCs w:val="24"/>
        </w:rPr>
      </w:pPr>
      <w:r>
        <w:rPr>
          <w:noProof/>
        </w:rPr>
        <w:t>57A</w:t>
      </w:r>
      <w:r>
        <w:rPr>
          <w:noProof/>
        </w:rPr>
        <w:tab/>
        <w:t>The Trust’s obligations to community advisory committees</w:t>
      </w:r>
      <w:r w:rsidRPr="005E70A2">
        <w:rPr>
          <w:rFonts w:ascii="Times" w:hAnsi="Times" w:cs="Times"/>
          <w:noProof/>
        </w:rPr>
        <w:tab/>
      </w:r>
      <w:r w:rsidRPr="005E70A2">
        <w:rPr>
          <w:rFonts w:ascii="Times" w:hAnsi="Times" w:cs="Times"/>
          <w:noProof/>
        </w:rPr>
        <w:fldChar w:fldCharType="begin"/>
      </w:r>
      <w:r w:rsidRPr="005E70A2">
        <w:rPr>
          <w:rFonts w:ascii="Times" w:hAnsi="Times" w:cs="Times"/>
          <w:noProof/>
        </w:rPr>
        <w:instrText xml:space="preserve"> PAGEREF _Toc178741229 \h </w:instrText>
      </w:r>
      <w:r w:rsidRPr="005E70A2">
        <w:rPr>
          <w:rFonts w:ascii="Times" w:hAnsi="Times" w:cs="Times"/>
          <w:noProof/>
        </w:rPr>
      </w:r>
      <w:r w:rsidRPr="005E70A2">
        <w:rPr>
          <w:rFonts w:ascii="Times" w:hAnsi="Times" w:cs="Times"/>
          <w:noProof/>
        </w:rPr>
        <w:fldChar w:fldCharType="separate"/>
      </w:r>
      <w:r w:rsidR="00B048FA">
        <w:rPr>
          <w:rFonts w:ascii="Times" w:hAnsi="Times" w:cs="Times"/>
          <w:noProof/>
        </w:rPr>
        <w:t>26</w:t>
      </w:r>
      <w:r w:rsidRPr="005E70A2">
        <w:rPr>
          <w:rFonts w:ascii="Times" w:hAnsi="Times" w:cs="Times"/>
          <w:noProof/>
        </w:rPr>
        <w:fldChar w:fldCharType="end"/>
      </w:r>
    </w:p>
    <w:p w:rsidR="005E70A2" w:rsidRDefault="005E70A2">
      <w:pPr>
        <w:pStyle w:val="TOC5"/>
        <w:rPr>
          <w:iCs w:val="0"/>
          <w:noProof/>
          <w:kern w:val="0"/>
          <w:sz w:val="24"/>
          <w:szCs w:val="24"/>
        </w:rPr>
      </w:pPr>
      <w:r>
        <w:rPr>
          <w:noProof/>
        </w:rPr>
        <w:t>58</w:t>
      </w:r>
      <w:r>
        <w:rPr>
          <w:noProof/>
        </w:rPr>
        <w:tab/>
        <w:t>Technical advisory committees</w:t>
      </w:r>
      <w:r w:rsidRPr="005E70A2">
        <w:rPr>
          <w:rFonts w:ascii="Times" w:hAnsi="Times" w:cs="Times"/>
          <w:noProof/>
        </w:rPr>
        <w:tab/>
      </w:r>
      <w:r w:rsidRPr="005E70A2">
        <w:rPr>
          <w:rFonts w:ascii="Times" w:hAnsi="Times" w:cs="Times"/>
          <w:noProof/>
        </w:rPr>
        <w:fldChar w:fldCharType="begin"/>
      </w:r>
      <w:r w:rsidRPr="005E70A2">
        <w:rPr>
          <w:rFonts w:ascii="Times" w:hAnsi="Times" w:cs="Times"/>
          <w:noProof/>
        </w:rPr>
        <w:instrText xml:space="preserve"> PAGEREF _Toc178741230 \h </w:instrText>
      </w:r>
      <w:r w:rsidRPr="005E70A2">
        <w:rPr>
          <w:rFonts w:ascii="Times" w:hAnsi="Times" w:cs="Times"/>
          <w:noProof/>
        </w:rPr>
      </w:r>
      <w:r w:rsidRPr="005E70A2">
        <w:rPr>
          <w:rFonts w:ascii="Times" w:hAnsi="Times" w:cs="Times"/>
          <w:noProof/>
        </w:rPr>
        <w:fldChar w:fldCharType="separate"/>
      </w:r>
      <w:r w:rsidR="00B048FA">
        <w:rPr>
          <w:rFonts w:ascii="Times" w:hAnsi="Times" w:cs="Times"/>
          <w:noProof/>
        </w:rPr>
        <w:t>27</w:t>
      </w:r>
      <w:r w:rsidRPr="005E70A2">
        <w:rPr>
          <w:rFonts w:ascii="Times" w:hAnsi="Times" w:cs="Times"/>
          <w:noProof/>
        </w:rPr>
        <w:fldChar w:fldCharType="end"/>
      </w:r>
    </w:p>
    <w:p w:rsidR="005E70A2" w:rsidRDefault="005E70A2">
      <w:pPr>
        <w:pStyle w:val="TOC2"/>
        <w:rPr>
          <w:b w:val="0"/>
          <w:iCs w:val="0"/>
          <w:noProof/>
          <w:kern w:val="0"/>
          <w:szCs w:val="24"/>
        </w:rPr>
      </w:pPr>
      <w:r>
        <w:rPr>
          <w:noProof/>
        </w:rPr>
        <w:t>Part 9—Finance</w:t>
      </w:r>
      <w:r w:rsidRPr="005E70A2">
        <w:rPr>
          <w:rFonts w:ascii="Times" w:hAnsi="Times" w:cs="Times"/>
          <w:b w:val="0"/>
          <w:noProof/>
          <w:sz w:val="18"/>
        </w:rPr>
        <w:tab/>
      </w:r>
      <w:r w:rsidRPr="005E70A2">
        <w:rPr>
          <w:rFonts w:ascii="Times" w:hAnsi="Times" w:cs="Times"/>
          <w:b w:val="0"/>
          <w:noProof/>
          <w:sz w:val="18"/>
        </w:rPr>
        <w:fldChar w:fldCharType="begin"/>
      </w:r>
      <w:r w:rsidRPr="005E70A2">
        <w:rPr>
          <w:rFonts w:ascii="Times" w:hAnsi="Times" w:cs="Times"/>
          <w:b w:val="0"/>
          <w:noProof/>
          <w:sz w:val="18"/>
        </w:rPr>
        <w:instrText xml:space="preserve"> PAGEREF _Toc178741231 \h </w:instrText>
      </w:r>
      <w:r w:rsidRPr="005E70A2">
        <w:rPr>
          <w:rFonts w:ascii="Times" w:hAnsi="Times" w:cs="Times"/>
          <w:b w:val="0"/>
          <w:noProof/>
          <w:sz w:val="18"/>
        </w:rPr>
      </w:r>
      <w:r w:rsidRPr="005E70A2">
        <w:rPr>
          <w:rFonts w:ascii="Times" w:hAnsi="Times" w:cs="Times"/>
          <w:b w:val="0"/>
          <w:noProof/>
          <w:sz w:val="18"/>
        </w:rPr>
        <w:fldChar w:fldCharType="separate"/>
      </w:r>
      <w:r w:rsidR="00B048FA">
        <w:rPr>
          <w:rFonts w:ascii="Times" w:hAnsi="Times" w:cs="Times"/>
          <w:b w:val="0"/>
          <w:noProof/>
          <w:sz w:val="18"/>
        </w:rPr>
        <w:t>28</w:t>
      </w:r>
      <w:r w:rsidRPr="005E70A2">
        <w:rPr>
          <w:rFonts w:ascii="Times" w:hAnsi="Times" w:cs="Times"/>
          <w:b w:val="0"/>
          <w:noProof/>
          <w:sz w:val="18"/>
        </w:rPr>
        <w:fldChar w:fldCharType="end"/>
      </w:r>
    </w:p>
    <w:p w:rsidR="005E70A2" w:rsidRDefault="005E70A2">
      <w:pPr>
        <w:pStyle w:val="TOC5"/>
        <w:rPr>
          <w:iCs w:val="0"/>
          <w:noProof/>
          <w:kern w:val="0"/>
          <w:sz w:val="24"/>
          <w:szCs w:val="24"/>
        </w:rPr>
      </w:pPr>
      <w:r>
        <w:rPr>
          <w:noProof/>
        </w:rPr>
        <w:t>59</w:t>
      </w:r>
      <w:r>
        <w:rPr>
          <w:noProof/>
        </w:rPr>
        <w:tab/>
        <w:t>Appropriation of money</w:t>
      </w:r>
      <w:r w:rsidRPr="005E70A2">
        <w:rPr>
          <w:rFonts w:ascii="Times" w:hAnsi="Times" w:cs="Times"/>
          <w:noProof/>
        </w:rPr>
        <w:tab/>
      </w:r>
      <w:r w:rsidRPr="005E70A2">
        <w:rPr>
          <w:rFonts w:ascii="Times" w:hAnsi="Times" w:cs="Times"/>
          <w:noProof/>
        </w:rPr>
        <w:fldChar w:fldCharType="begin"/>
      </w:r>
      <w:r w:rsidRPr="005E70A2">
        <w:rPr>
          <w:rFonts w:ascii="Times" w:hAnsi="Times" w:cs="Times"/>
          <w:noProof/>
        </w:rPr>
        <w:instrText xml:space="preserve"> PAGEREF _Toc178741232 \h </w:instrText>
      </w:r>
      <w:r w:rsidRPr="005E70A2">
        <w:rPr>
          <w:rFonts w:ascii="Times" w:hAnsi="Times" w:cs="Times"/>
          <w:noProof/>
        </w:rPr>
      </w:r>
      <w:r w:rsidRPr="005E70A2">
        <w:rPr>
          <w:rFonts w:ascii="Times" w:hAnsi="Times" w:cs="Times"/>
          <w:noProof/>
        </w:rPr>
        <w:fldChar w:fldCharType="separate"/>
      </w:r>
      <w:r w:rsidR="00B048FA">
        <w:rPr>
          <w:rFonts w:ascii="Times" w:hAnsi="Times" w:cs="Times"/>
          <w:noProof/>
        </w:rPr>
        <w:t>28</w:t>
      </w:r>
      <w:r w:rsidRPr="005E70A2">
        <w:rPr>
          <w:rFonts w:ascii="Times" w:hAnsi="Times" w:cs="Times"/>
          <w:noProof/>
        </w:rPr>
        <w:fldChar w:fldCharType="end"/>
      </w:r>
    </w:p>
    <w:p w:rsidR="005E70A2" w:rsidRDefault="005E70A2">
      <w:pPr>
        <w:pStyle w:val="TOC5"/>
        <w:rPr>
          <w:iCs w:val="0"/>
          <w:noProof/>
          <w:kern w:val="0"/>
          <w:sz w:val="24"/>
          <w:szCs w:val="24"/>
        </w:rPr>
      </w:pPr>
      <w:r>
        <w:rPr>
          <w:noProof/>
        </w:rPr>
        <w:t>60</w:t>
      </w:r>
      <w:r>
        <w:rPr>
          <w:noProof/>
        </w:rPr>
        <w:tab/>
        <w:t>Application of money</w:t>
      </w:r>
      <w:r w:rsidRPr="005E70A2">
        <w:rPr>
          <w:rFonts w:ascii="Times" w:hAnsi="Times" w:cs="Times"/>
          <w:noProof/>
        </w:rPr>
        <w:tab/>
      </w:r>
      <w:r w:rsidRPr="005E70A2">
        <w:rPr>
          <w:rFonts w:ascii="Times" w:hAnsi="Times" w:cs="Times"/>
          <w:noProof/>
        </w:rPr>
        <w:fldChar w:fldCharType="begin"/>
      </w:r>
      <w:r w:rsidRPr="005E70A2">
        <w:rPr>
          <w:rFonts w:ascii="Times" w:hAnsi="Times" w:cs="Times"/>
          <w:noProof/>
        </w:rPr>
        <w:instrText xml:space="preserve"> PAGEREF _Toc178741233 \h </w:instrText>
      </w:r>
      <w:r w:rsidRPr="005E70A2">
        <w:rPr>
          <w:rFonts w:ascii="Times" w:hAnsi="Times" w:cs="Times"/>
          <w:noProof/>
        </w:rPr>
      </w:r>
      <w:r w:rsidRPr="005E70A2">
        <w:rPr>
          <w:rFonts w:ascii="Times" w:hAnsi="Times" w:cs="Times"/>
          <w:noProof/>
        </w:rPr>
        <w:fldChar w:fldCharType="separate"/>
      </w:r>
      <w:r w:rsidR="00B048FA">
        <w:rPr>
          <w:rFonts w:ascii="Times" w:hAnsi="Times" w:cs="Times"/>
          <w:noProof/>
        </w:rPr>
        <w:t>28</w:t>
      </w:r>
      <w:r w:rsidRPr="005E70A2">
        <w:rPr>
          <w:rFonts w:ascii="Times" w:hAnsi="Times" w:cs="Times"/>
          <w:noProof/>
        </w:rPr>
        <w:fldChar w:fldCharType="end"/>
      </w:r>
    </w:p>
    <w:p w:rsidR="005E70A2" w:rsidRDefault="005E70A2">
      <w:pPr>
        <w:pStyle w:val="TOC5"/>
        <w:rPr>
          <w:iCs w:val="0"/>
          <w:noProof/>
          <w:kern w:val="0"/>
          <w:sz w:val="24"/>
          <w:szCs w:val="24"/>
        </w:rPr>
      </w:pPr>
      <w:r>
        <w:rPr>
          <w:noProof/>
        </w:rPr>
        <w:t>61</w:t>
      </w:r>
      <w:r>
        <w:rPr>
          <w:noProof/>
        </w:rPr>
        <w:tab/>
        <w:t>Interim Trust costs etc.</w:t>
      </w:r>
      <w:r w:rsidRPr="005E70A2">
        <w:rPr>
          <w:rFonts w:ascii="Times" w:hAnsi="Times" w:cs="Times"/>
          <w:noProof/>
        </w:rPr>
        <w:tab/>
      </w:r>
      <w:r w:rsidRPr="005E70A2">
        <w:rPr>
          <w:rFonts w:ascii="Times" w:hAnsi="Times" w:cs="Times"/>
          <w:noProof/>
        </w:rPr>
        <w:fldChar w:fldCharType="begin"/>
      </w:r>
      <w:r w:rsidRPr="005E70A2">
        <w:rPr>
          <w:rFonts w:ascii="Times" w:hAnsi="Times" w:cs="Times"/>
          <w:noProof/>
        </w:rPr>
        <w:instrText xml:space="preserve"> PAGEREF _Toc178741234 \h </w:instrText>
      </w:r>
      <w:r w:rsidRPr="005E70A2">
        <w:rPr>
          <w:rFonts w:ascii="Times" w:hAnsi="Times" w:cs="Times"/>
          <w:noProof/>
        </w:rPr>
      </w:r>
      <w:r w:rsidRPr="005E70A2">
        <w:rPr>
          <w:rFonts w:ascii="Times" w:hAnsi="Times" w:cs="Times"/>
          <w:noProof/>
        </w:rPr>
        <w:fldChar w:fldCharType="separate"/>
      </w:r>
      <w:r w:rsidR="00B048FA">
        <w:rPr>
          <w:rFonts w:ascii="Times" w:hAnsi="Times" w:cs="Times"/>
          <w:noProof/>
        </w:rPr>
        <w:t>28</w:t>
      </w:r>
      <w:r w:rsidRPr="005E70A2">
        <w:rPr>
          <w:rFonts w:ascii="Times" w:hAnsi="Times" w:cs="Times"/>
          <w:noProof/>
        </w:rPr>
        <w:fldChar w:fldCharType="end"/>
      </w:r>
    </w:p>
    <w:p w:rsidR="005E70A2" w:rsidRDefault="005E70A2">
      <w:pPr>
        <w:pStyle w:val="TOC5"/>
        <w:rPr>
          <w:iCs w:val="0"/>
          <w:noProof/>
          <w:kern w:val="0"/>
          <w:sz w:val="24"/>
          <w:szCs w:val="24"/>
        </w:rPr>
      </w:pPr>
      <w:r>
        <w:rPr>
          <w:noProof/>
        </w:rPr>
        <w:t>62</w:t>
      </w:r>
      <w:r>
        <w:rPr>
          <w:noProof/>
        </w:rPr>
        <w:tab/>
        <w:t>Borrowing</w:t>
      </w:r>
      <w:r w:rsidRPr="005E70A2">
        <w:rPr>
          <w:rFonts w:ascii="Times" w:hAnsi="Times" w:cs="Times"/>
          <w:noProof/>
        </w:rPr>
        <w:tab/>
      </w:r>
      <w:r w:rsidRPr="005E70A2">
        <w:rPr>
          <w:rFonts w:ascii="Times" w:hAnsi="Times" w:cs="Times"/>
          <w:noProof/>
        </w:rPr>
        <w:fldChar w:fldCharType="begin"/>
      </w:r>
      <w:r w:rsidRPr="005E70A2">
        <w:rPr>
          <w:rFonts w:ascii="Times" w:hAnsi="Times" w:cs="Times"/>
          <w:noProof/>
        </w:rPr>
        <w:instrText xml:space="preserve"> PAGEREF _Toc178741235 \h </w:instrText>
      </w:r>
      <w:r w:rsidRPr="005E70A2">
        <w:rPr>
          <w:rFonts w:ascii="Times" w:hAnsi="Times" w:cs="Times"/>
          <w:noProof/>
        </w:rPr>
      </w:r>
      <w:r w:rsidRPr="005E70A2">
        <w:rPr>
          <w:rFonts w:ascii="Times" w:hAnsi="Times" w:cs="Times"/>
          <w:noProof/>
        </w:rPr>
        <w:fldChar w:fldCharType="separate"/>
      </w:r>
      <w:r w:rsidR="00B048FA">
        <w:rPr>
          <w:rFonts w:ascii="Times" w:hAnsi="Times" w:cs="Times"/>
          <w:noProof/>
        </w:rPr>
        <w:t>29</w:t>
      </w:r>
      <w:r w:rsidRPr="005E70A2">
        <w:rPr>
          <w:rFonts w:ascii="Times" w:hAnsi="Times" w:cs="Times"/>
          <w:noProof/>
        </w:rPr>
        <w:fldChar w:fldCharType="end"/>
      </w:r>
    </w:p>
    <w:p w:rsidR="005E70A2" w:rsidRDefault="005E70A2">
      <w:pPr>
        <w:pStyle w:val="TOC5"/>
        <w:rPr>
          <w:iCs w:val="0"/>
          <w:noProof/>
          <w:kern w:val="0"/>
          <w:sz w:val="24"/>
          <w:szCs w:val="24"/>
        </w:rPr>
      </w:pPr>
      <w:r>
        <w:rPr>
          <w:noProof/>
        </w:rPr>
        <w:t>63</w:t>
      </w:r>
      <w:r>
        <w:rPr>
          <w:noProof/>
        </w:rPr>
        <w:tab/>
        <w:t>Trust may give security</w:t>
      </w:r>
      <w:r w:rsidRPr="005E70A2">
        <w:rPr>
          <w:rFonts w:ascii="Times" w:hAnsi="Times" w:cs="Times"/>
          <w:noProof/>
        </w:rPr>
        <w:tab/>
      </w:r>
      <w:r w:rsidRPr="005E70A2">
        <w:rPr>
          <w:rFonts w:ascii="Times" w:hAnsi="Times" w:cs="Times"/>
          <w:noProof/>
        </w:rPr>
        <w:fldChar w:fldCharType="begin"/>
      </w:r>
      <w:r w:rsidRPr="005E70A2">
        <w:rPr>
          <w:rFonts w:ascii="Times" w:hAnsi="Times" w:cs="Times"/>
          <w:noProof/>
        </w:rPr>
        <w:instrText xml:space="preserve"> PAGEREF _Toc178741236 \h </w:instrText>
      </w:r>
      <w:r w:rsidRPr="005E70A2">
        <w:rPr>
          <w:rFonts w:ascii="Times" w:hAnsi="Times" w:cs="Times"/>
          <w:noProof/>
        </w:rPr>
      </w:r>
      <w:r w:rsidRPr="005E70A2">
        <w:rPr>
          <w:rFonts w:ascii="Times" w:hAnsi="Times" w:cs="Times"/>
          <w:noProof/>
        </w:rPr>
        <w:fldChar w:fldCharType="separate"/>
      </w:r>
      <w:r w:rsidR="00B048FA">
        <w:rPr>
          <w:rFonts w:ascii="Times" w:hAnsi="Times" w:cs="Times"/>
          <w:noProof/>
        </w:rPr>
        <w:t>29</w:t>
      </w:r>
      <w:r w:rsidRPr="005E70A2">
        <w:rPr>
          <w:rFonts w:ascii="Times" w:hAnsi="Times" w:cs="Times"/>
          <w:noProof/>
        </w:rPr>
        <w:fldChar w:fldCharType="end"/>
      </w:r>
    </w:p>
    <w:p w:rsidR="005E70A2" w:rsidRDefault="005E70A2">
      <w:pPr>
        <w:pStyle w:val="TOC5"/>
        <w:rPr>
          <w:iCs w:val="0"/>
          <w:noProof/>
          <w:kern w:val="0"/>
          <w:sz w:val="24"/>
          <w:szCs w:val="24"/>
        </w:rPr>
      </w:pPr>
      <w:r>
        <w:rPr>
          <w:noProof/>
        </w:rPr>
        <w:t>64</w:t>
      </w:r>
      <w:r>
        <w:rPr>
          <w:noProof/>
        </w:rPr>
        <w:tab/>
        <w:t>Contracts</w:t>
      </w:r>
      <w:r w:rsidRPr="005E70A2">
        <w:rPr>
          <w:rFonts w:ascii="Times" w:hAnsi="Times" w:cs="Times"/>
          <w:noProof/>
        </w:rPr>
        <w:tab/>
      </w:r>
      <w:r w:rsidRPr="005E70A2">
        <w:rPr>
          <w:rFonts w:ascii="Times" w:hAnsi="Times" w:cs="Times"/>
          <w:noProof/>
        </w:rPr>
        <w:fldChar w:fldCharType="begin"/>
      </w:r>
      <w:r w:rsidRPr="005E70A2">
        <w:rPr>
          <w:rFonts w:ascii="Times" w:hAnsi="Times" w:cs="Times"/>
          <w:noProof/>
        </w:rPr>
        <w:instrText xml:space="preserve"> PAGEREF _Toc178741237 \h </w:instrText>
      </w:r>
      <w:r w:rsidRPr="005E70A2">
        <w:rPr>
          <w:rFonts w:ascii="Times" w:hAnsi="Times" w:cs="Times"/>
          <w:noProof/>
        </w:rPr>
      </w:r>
      <w:r w:rsidRPr="005E70A2">
        <w:rPr>
          <w:rFonts w:ascii="Times" w:hAnsi="Times" w:cs="Times"/>
          <w:noProof/>
        </w:rPr>
        <w:fldChar w:fldCharType="separate"/>
      </w:r>
      <w:r w:rsidR="00B048FA">
        <w:rPr>
          <w:rFonts w:ascii="Times" w:hAnsi="Times" w:cs="Times"/>
          <w:noProof/>
        </w:rPr>
        <w:t>29</w:t>
      </w:r>
      <w:r w:rsidRPr="005E70A2">
        <w:rPr>
          <w:rFonts w:ascii="Times" w:hAnsi="Times" w:cs="Times"/>
          <w:noProof/>
        </w:rPr>
        <w:fldChar w:fldCharType="end"/>
      </w:r>
    </w:p>
    <w:p w:rsidR="005E70A2" w:rsidRDefault="005E70A2">
      <w:pPr>
        <w:pStyle w:val="TOC5"/>
        <w:rPr>
          <w:iCs w:val="0"/>
          <w:noProof/>
          <w:kern w:val="0"/>
          <w:sz w:val="24"/>
          <w:szCs w:val="24"/>
        </w:rPr>
      </w:pPr>
      <w:r>
        <w:rPr>
          <w:noProof/>
        </w:rPr>
        <w:t>64A</w:t>
      </w:r>
      <w:r>
        <w:rPr>
          <w:noProof/>
        </w:rPr>
        <w:tab/>
        <w:t>Leases over 25 years</w:t>
      </w:r>
      <w:r w:rsidRPr="005E70A2">
        <w:rPr>
          <w:rFonts w:ascii="Times" w:hAnsi="Times" w:cs="Times"/>
          <w:noProof/>
        </w:rPr>
        <w:tab/>
      </w:r>
      <w:r w:rsidRPr="005E70A2">
        <w:rPr>
          <w:rFonts w:ascii="Times" w:hAnsi="Times" w:cs="Times"/>
          <w:noProof/>
        </w:rPr>
        <w:fldChar w:fldCharType="begin"/>
      </w:r>
      <w:r w:rsidRPr="005E70A2">
        <w:rPr>
          <w:rFonts w:ascii="Times" w:hAnsi="Times" w:cs="Times"/>
          <w:noProof/>
        </w:rPr>
        <w:instrText xml:space="preserve"> PAGEREF _Toc178741238 \h </w:instrText>
      </w:r>
      <w:r w:rsidRPr="005E70A2">
        <w:rPr>
          <w:rFonts w:ascii="Times" w:hAnsi="Times" w:cs="Times"/>
          <w:noProof/>
        </w:rPr>
      </w:r>
      <w:r w:rsidRPr="005E70A2">
        <w:rPr>
          <w:rFonts w:ascii="Times" w:hAnsi="Times" w:cs="Times"/>
          <w:noProof/>
        </w:rPr>
        <w:fldChar w:fldCharType="separate"/>
      </w:r>
      <w:r w:rsidR="00B048FA">
        <w:rPr>
          <w:rFonts w:ascii="Times" w:hAnsi="Times" w:cs="Times"/>
          <w:noProof/>
        </w:rPr>
        <w:t>30</w:t>
      </w:r>
      <w:r w:rsidRPr="005E70A2">
        <w:rPr>
          <w:rFonts w:ascii="Times" w:hAnsi="Times" w:cs="Times"/>
          <w:noProof/>
        </w:rPr>
        <w:fldChar w:fldCharType="end"/>
      </w:r>
    </w:p>
    <w:p w:rsidR="005E70A2" w:rsidRDefault="005E70A2">
      <w:pPr>
        <w:pStyle w:val="TOC5"/>
        <w:rPr>
          <w:iCs w:val="0"/>
          <w:noProof/>
          <w:kern w:val="0"/>
          <w:sz w:val="24"/>
          <w:szCs w:val="24"/>
        </w:rPr>
      </w:pPr>
      <w:r>
        <w:rPr>
          <w:noProof/>
        </w:rPr>
        <w:t>65</w:t>
      </w:r>
      <w:r>
        <w:rPr>
          <w:noProof/>
        </w:rPr>
        <w:tab/>
        <w:t>Liability to taxation</w:t>
      </w:r>
      <w:r w:rsidRPr="005E70A2">
        <w:rPr>
          <w:rFonts w:ascii="Times" w:hAnsi="Times" w:cs="Times"/>
          <w:noProof/>
        </w:rPr>
        <w:tab/>
      </w:r>
      <w:r w:rsidRPr="005E70A2">
        <w:rPr>
          <w:rFonts w:ascii="Times" w:hAnsi="Times" w:cs="Times"/>
          <w:noProof/>
        </w:rPr>
        <w:fldChar w:fldCharType="begin"/>
      </w:r>
      <w:r w:rsidRPr="005E70A2">
        <w:rPr>
          <w:rFonts w:ascii="Times" w:hAnsi="Times" w:cs="Times"/>
          <w:noProof/>
        </w:rPr>
        <w:instrText xml:space="preserve"> PAGEREF _Toc178741239 \h </w:instrText>
      </w:r>
      <w:r w:rsidRPr="005E70A2">
        <w:rPr>
          <w:rFonts w:ascii="Times" w:hAnsi="Times" w:cs="Times"/>
          <w:noProof/>
        </w:rPr>
      </w:r>
      <w:r w:rsidRPr="005E70A2">
        <w:rPr>
          <w:rFonts w:ascii="Times" w:hAnsi="Times" w:cs="Times"/>
          <w:noProof/>
        </w:rPr>
        <w:fldChar w:fldCharType="separate"/>
      </w:r>
      <w:r w:rsidR="00B048FA">
        <w:rPr>
          <w:rFonts w:ascii="Times" w:hAnsi="Times" w:cs="Times"/>
          <w:noProof/>
        </w:rPr>
        <w:t>30</w:t>
      </w:r>
      <w:r w:rsidRPr="005E70A2">
        <w:rPr>
          <w:rFonts w:ascii="Times" w:hAnsi="Times" w:cs="Times"/>
          <w:noProof/>
        </w:rPr>
        <w:fldChar w:fldCharType="end"/>
      </w:r>
    </w:p>
    <w:p w:rsidR="005E70A2" w:rsidRDefault="005E70A2">
      <w:pPr>
        <w:pStyle w:val="TOC2"/>
        <w:rPr>
          <w:b w:val="0"/>
          <w:iCs w:val="0"/>
          <w:noProof/>
          <w:kern w:val="0"/>
          <w:szCs w:val="24"/>
        </w:rPr>
      </w:pPr>
      <w:r>
        <w:rPr>
          <w:noProof/>
        </w:rPr>
        <w:t>Part 10—Repeal of this Act</w:t>
      </w:r>
      <w:r w:rsidRPr="005E70A2">
        <w:rPr>
          <w:rFonts w:ascii="Times" w:hAnsi="Times" w:cs="Times"/>
          <w:b w:val="0"/>
          <w:noProof/>
          <w:sz w:val="18"/>
        </w:rPr>
        <w:tab/>
      </w:r>
      <w:r w:rsidRPr="005E70A2">
        <w:rPr>
          <w:rFonts w:ascii="Times" w:hAnsi="Times" w:cs="Times"/>
          <w:b w:val="0"/>
          <w:noProof/>
          <w:sz w:val="18"/>
        </w:rPr>
        <w:fldChar w:fldCharType="begin"/>
      </w:r>
      <w:r w:rsidRPr="005E70A2">
        <w:rPr>
          <w:rFonts w:ascii="Times" w:hAnsi="Times" w:cs="Times"/>
          <w:b w:val="0"/>
          <w:noProof/>
          <w:sz w:val="18"/>
        </w:rPr>
        <w:instrText xml:space="preserve"> PAGEREF _Toc178741240 \h </w:instrText>
      </w:r>
      <w:r w:rsidRPr="005E70A2">
        <w:rPr>
          <w:rFonts w:ascii="Times" w:hAnsi="Times" w:cs="Times"/>
          <w:b w:val="0"/>
          <w:noProof/>
          <w:sz w:val="18"/>
        </w:rPr>
      </w:r>
      <w:r w:rsidRPr="005E70A2">
        <w:rPr>
          <w:rFonts w:ascii="Times" w:hAnsi="Times" w:cs="Times"/>
          <w:b w:val="0"/>
          <w:noProof/>
          <w:sz w:val="18"/>
        </w:rPr>
        <w:fldChar w:fldCharType="separate"/>
      </w:r>
      <w:r w:rsidR="00B048FA">
        <w:rPr>
          <w:rFonts w:ascii="Times" w:hAnsi="Times" w:cs="Times"/>
          <w:b w:val="0"/>
          <w:noProof/>
          <w:sz w:val="18"/>
        </w:rPr>
        <w:t>31</w:t>
      </w:r>
      <w:r w:rsidRPr="005E70A2">
        <w:rPr>
          <w:rFonts w:ascii="Times" w:hAnsi="Times" w:cs="Times"/>
          <w:b w:val="0"/>
          <w:noProof/>
          <w:sz w:val="18"/>
        </w:rPr>
        <w:fldChar w:fldCharType="end"/>
      </w:r>
    </w:p>
    <w:p w:rsidR="005E70A2" w:rsidRDefault="005E70A2">
      <w:pPr>
        <w:pStyle w:val="TOC5"/>
        <w:rPr>
          <w:iCs w:val="0"/>
          <w:noProof/>
          <w:kern w:val="0"/>
          <w:sz w:val="24"/>
          <w:szCs w:val="24"/>
        </w:rPr>
      </w:pPr>
      <w:r>
        <w:rPr>
          <w:noProof/>
        </w:rPr>
        <w:t>66</w:t>
      </w:r>
      <w:r>
        <w:rPr>
          <w:noProof/>
        </w:rPr>
        <w:tab/>
        <w:t>Repeal of this Act</w:t>
      </w:r>
      <w:r w:rsidRPr="0065003A">
        <w:rPr>
          <w:noProof/>
        </w:rPr>
        <w:t xml:space="preserve"> [</w:t>
      </w:r>
      <w:r w:rsidRPr="0065003A">
        <w:rPr>
          <w:i/>
          <w:noProof/>
        </w:rPr>
        <w:t>see</w:t>
      </w:r>
      <w:r w:rsidRPr="0065003A">
        <w:rPr>
          <w:noProof/>
        </w:rPr>
        <w:t xml:space="preserve"> Note 1]</w:t>
      </w:r>
      <w:r w:rsidRPr="005E70A2">
        <w:rPr>
          <w:rFonts w:ascii="Times" w:hAnsi="Times" w:cs="Times"/>
          <w:noProof/>
        </w:rPr>
        <w:tab/>
      </w:r>
      <w:r w:rsidRPr="005E70A2">
        <w:rPr>
          <w:rFonts w:ascii="Times" w:hAnsi="Times" w:cs="Times"/>
          <w:noProof/>
        </w:rPr>
        <w:fldChar w:fldCharType="begin"/>
      </w:r>
      <w:r w:rsidRPr="005E70A2">
        <w:rPr>
          <w:rFonts w:ascii="Times" w:hAnsi="Times" w:cs="Times"/>
          <w:noProof/>
        </w:rPr>
        <w:instrText xml:space="preserve"> PAGEREF _Toc178741241 \h </w:instrText>
      </w:r>
      <w:r w:rsidRPr="005E70A2">
        <w:rPr>
          <w:rFonts w:ascii="Times" w:hAnsi="Times" w:cs="Times"/>
          <w:noProof/>
        </w:rPr>
      </w:r>
      <w:r w:rsidRPr="005E70A2">
        <w:rPr>
          <w:rFonts w:ascii="Times" w:hAnsi="Times" w:cs="Times"/>
          <w:noProof/>
        </w:rPr>
        <w:fldChar w:fldCharType="separate"/>
      </w:r>
      <w:r w:rsidR="00B048FA">
        <w:rPr>
          <w:rFonts w:ascii="Times" w:hAnsi="Times" w:cs="Times"/>
          <w:noProof/>
        </w:rPr>
        <w:t>31</w:t>
      </w:r>
      <w:r w:rsidRPr="005E70A2">
        <w:rPr>
          <w:rFonts w:ascii="Times" w:hAnsi="Times" w:cs="Times"/>
          <w:noProof/>
        </w:rPr>
        <w:fldChar w:fldCharType="end"/>
      </w:r>
    </w:p>
    <w:p w:rsidR="005E70A2" w:rsidRDefault="005E70A2">
      <w:pPr>
        <w:pStyle w:val="TOC5"/>
        <w:rPr>
          <w:iCs w:val="0"/>
          <w:noProof/>
          <w:kern w:val="0"/>
          <w:sz w:val="24"/>
          <w:szCs w:val="24"/>
        </w:rPr>
      </w:pPr>
      <w:r>
        <w:rPr>
          <w:noProof/>
        </w:rPr>
        <w:t>67</w:t>
      </w:r>
      <w:r>
        <w:rPr>
          <w:noProof/>
        </w:rPr>
        <w:tab/>
        <w:t>Transfer of assets</w:t>
      </w:r>
      <w:r w:rsidRPr="005E70A2">
        <w:rPr>
          <w:rFonts w:ascii="Times" w:hAnsi="Times" w:cs="Times"/>
          <w:noProof/>
        </w:rPr>
        <w:tab/>
      </w:r>
      <w:r w:rsidRPr="005E70A2">
        <w:rPr>
          <w:rFonts w:ascii="Times" w:hAnsi="Times" w:cs="Times"/>
          <w:noProof/>
        </w:rPr>
        <w:fldChar w:fldCharType="begin"/>
      </w:r>
      <w:r w:rsidRPr="005E70A2">
        <w:rPr>
          <w:rFonts w:ascii="Times" w:hAnsi="Times" w:cs="Times"/>
          <w:noProof/>
        </w:rPr>
        <w:instrText xml:space="preserve"> PAGEREF _Toc178741242 \h </w:instrText>
      </w:r>
      <w:r w:rsidRPr="005E70A2">
        <w:rPr>
          <w:rFonts w:ascii="Times" w:hAnsi="Times" w:cs="Times"/>
          <w:noProof/>
        </w:rPr>
      </w:r>
      <w:r w:rsidRPr="005E70A2">
        <w:rPr>
          <w:rFonts w:ascii="Times" w:hAnsi="Times" w:cs="Times"/>
          <w:noProof/>
        </w:rPr>
        <w:fldChar w:fldCharType="separate"/>
      </w:r>
      <w:r w:rsidR="00B048FA">
        <w:rPr>
          <w:rFonts w:ascii="Times" w:hAnsi="Times" w:cs="Times"/>
          <w:noProof/>
        </w:rPr>
        <w:t>31</w:t>
      </w:r>
      <w:r w:rsidRPr="005E70A2">
        <w:rPr>
          <w:rFonts w:ascii="Times" w:hAnsi="Times" w:cs="Times"/>
          <w:noProof/>
        </w:rPr>
        <w:fldChar w:fldCharType="end"/>
      </w:r>
    </w:p>
    <w:p w:rsidR="005E70A2" w:rsidRDefault="005E70A2">
      <w:pPr>
        <w:pStyle w:val="TOC5"/>
        <w:rPr>
          <w:iCs w:val="0"/>
          <w:noProof/>
          <w:kern w:val="0"/>
          <w:sz w:val="24"/>
          <w:szCs w:val="24"/>
        </w:rPr>
      </w:pPr>
      <w:r>
        <w:rPr>
          <w:noProof/>
        </w:rPr>
        <w:t>68</w:t>
      </w:r>
      <w:r>
        <w:rPr>
          <w:noProof/>
        </w:rPr>
        <w:tab/>
        <w:t>Transfer of liabilities</w:t>
      </w:r>
      <w:r w:rsidRPr="005E70A2">
        <w:rPr>
          <w:rFonts w:ascii="Times" w:hAnsi="Times" w:cs="Times"/>
          <w:noProof/>
        </w:rPr>
        <w:tab/>
      </w:r>
      <w:r w:rsidRPr="005E70A2">
        <w:rPr>
          <w:rFonts w:ascii="Times" w:hAnsi="Times" w:cs="Times"/>
          <w:noProof/>
        </w:rPr>
        <w:fldChar w:fldCharType="begin"/>
      </w:r>
      <w:r w:rsidRPr="005E70A2">
        <w:rPr>
          <w:rFonts w:ascii="Times" w:hAnsi="Times" w:cs="Times"/>
          <w:noProof/>
        </w:rPr>
        <w:instrText xml:space="preserve"> PAGEREF _Toc178741243 \h </w:instrText>
      </w:r>
      <w:r w:rsidRPr="005E70A2">
        <w:rPr>
          <w:rFonts w:ascii="Times" w:hAnsi="Times" w:cs="Times"/>
          <w:noProof/>
        </w:rPr>
      </w:r>
      <w:r w:rsidRPr="005E70A2">
        <w:rPr>
          <w:rFonts w:ascii="Times" w:hAnsi="Times" w:cs="Times"/>
          <w:noProof/>
        </w:rPr>
        <w:fldChar w:fldCharType="separate"/>
      </w:r>
      <w:r w:rsidR="00B048FA">
        <w:rPr>
          <w:rFonts w:ascii="Times" w:hAnsi="Times" w:cs="Times"/>
          <w:noProof/>
        </w:rPr>
        <w:t>32</w:t>
      </w:r>
      <w:r w:rsidRPr="005E70A2">
        <w:rPr>
          <w:rFonts w:ascii="Times" w:hAnsi="Times" w:cs="Times"/>
          <w:noProof/>
        </w:rPr>
        <w:fldChar w:fldCharType="end"/>
      </w:r>
    </w:p>
    <w:p w:rsidR="005E70A2" w:rsidRDefault="005E70A2">
      <w:pPr>
        <w:pStyle w:val="TOC5"/>
        <w:rPr>
          <w:iCs w:val="0"/>
          <w:noProof/>
          <w:kern w:val="0"/>
          <w:sz w:val="24"/>
          <w:szCs w:val="24"/>
        </w:rPr>
      </w:pPr>
      <w:r>
        <w:rPr>
          <w:noProof/>
        </w:rPr>
        <w:t>69</w:t>
      </w:r>
      <w:r>
        <w:rPr>
          <w:noProof/>
        </w:rPr>
        <w:tab/>
        <w:t>Residual assets and liabilities</w:t>
      </w:r>
      <w:r w:rsidRPr="005E70A2">
        <w:rPr>
          <w:rFonts w:ascii="Times" w:hAnsi="Times" w:cs="Times"/>
          <w:noProof/>
        </w:rPr>
        <w:tab/>
      </w:r>
      <w:r w:rsidRPr="005E70A2">
        <w:rPr>
          <w:rFonts w:ascii="Times" w:hAnsi="Times" w:cs="Times"/>
          <w:noProof/>
        </w:rPr>
        <w:fldChar w:fldCharType="begin"/>
      </w:r>
      <w:r w:rsidRPr="005E70A2">
        <w:rPr>
          <w:rFonts w:ascii="Times" w:hAnsi="Times" w:cs="Times"/>
          <w:noProof/>
        </w:rPr>
        <w:instrText xml:space="preserve"> PAGEREF _Toc178741244 \h </w:instrText>
      </w:r>
      <w:r w:rsidRPr="005E70A2">
        <w:rPr>
          <w:rFonts w:ascii="Times" w:hAnsi="Times" w:cs="Times"/>
          <w:noProof/>
        </w:rPr>
      </w:r>
      <w:r w:rsidRPr="005E70A2">
        <w:rPr>
          <w:rFonts w:ascii="Times" w:hAnsi="Times" w:cs="Times"/>
          <w:noProof/>
        </w:rPr>
        <w:fldChar w:fldCharType="separate"/>
      </w:r>
      <w:r w:rsidR="00B048FA">
        <w:rPr>
          <w:rFonts w:ascii="Times" w:hAnsi="Times" w:cs="Times"/>
          <w:noProof/>
        </w:rPr>
        <w:t>32</w:t>
      </w:r>
      <w:r w:rsidRPr="005E70A2">
        <w:rPr>
          <w:rFonts w:ascii="Times" w:hAnsi="Times" w:cs="Times"/>
          <w:noProof/>
        </w:rPr>
        <w:fldChar w:fldCharType="end"/>
      </w:r>
    </w:p>
    <w:p w:rsidR="005E70A2" w:rsidRDefault="005E70A2">
      <w:pPr>
        <w:pStyle w:val="TOC2"/>
        <w:rPr>
          <w:b w:val="0"/>
          <w:iCs w:val="0"/>
          <w:noProof/>
          <w:kern w:val="0"/>
          <w:szCs w:val="24"/>
        </w:rPr>
      </w:pPr>
      <w:r>
        <w:rPr>
          <w:noProof/>
        </w:rPr>
        <w:t>Part 11—Miscellaneous</w:t>
      </w:r>
      <w:r w:rsidRPr="005E70A2">
        <w:rPr>
          <w:rFonts w:ascii="Times" w:hAnsi="Times" w:cs="Times"/>
          <w:b w:val="0"/>
          <w:noProof/>
          <w:sz w:val="18"/>
        </w:rPr>
        <w:tab/>
      </w:r>
      <w:r w:rsidRPr="005E70A2">
        <w:rPr>
          <w:rFonts w:ascii="Times" w:hAnsi="Times" w:cs="Times"/>
          <w:b w:val="0"/>
          <w:noProof/>
          <w:sz w:val="18"/>
        </w:rPr>
        <w:fldChar w:fldCharType="begin"/>
      </w:r>
      <w:r w:rsidRPr="005E70A2">
        <w:rPr>
          <w:rFonts w:ascii="Times" w:hAnsi="Times" w:cs="Times"/>
          <w:b w:val="0"/>
          <w:noProof/>
          <w:sz w:val="18"/>
        </w:rPr>
        <w:instrText xml:space="preserve"> PAGEREF _Toc178741245 \h </w:instrText>
      </w:r>
      <w:r w:rsidRPr="005E70A2">
        <w:rPr>
          <w:rFonts w:ascii="Times" w:hAnsi="Times" w:cs="Times"/>
          <w:b w:val="0"/>
          <w:noProof/>
          <w:sz w:val="18"/>
        </w:rPr>
      </w:r>
      <w:r w:rsidRPr="005E70A2">
        <w:rPr>
          <w:rFonts w:ascii="Times" w:hAnsi="Times" w:cs="Times"/>
          <w:b w:val="0"/>
          <w:noProof/>
          <w:sz w:val="18"/>
        </w:rPr>
        <w:fldChar w:fldCharType="separate"/>
      </w:r>
      <w:r w:rsidR="00B048FA">
        <w:rPr>
          <w:rFonts w:ascii="Times" w:hAnsi="Times" w:cs="Times"/>
          <w:b w:val="0"/>
          <w:noProof/>
          <w:sz w:val="18"/>
        </w:rPr>
        <w:t>33</w:t>
      </w:r>
      <w:r w:rsidRPr="005E70A2">
        <w:rPr>
          <w:rFonts w:ascii="Times" w:hAnsi="Times" w:cs="Times"/>
          <w:b w:val="0"/>
          <w:noProof/>
          <w:sz w:val="18"/>
        </w:rPr>
        <w:fldChar w:fldCharType="end"/>
      </w:r>
    </w:p>
    <w:p w:rsidR="005E70A2" w:rsidRDefault="005E70A2">
      <w:pPr>
        <w:pStyle w:val="TOC5"/>
        <w:rPr>
          <w:iCs w:val="0"/>
          <w:noProof/>
          <w:kern w:val="0"/>
          <w:sz w:val="24"/>
          <w:szCs w:val="24"/>
        </w:rPr>
      </w:pPr>
      <w:r>
        <w:rPr>
          <w:noProof/>
        </w:rPr>
        <w:t>70</w:t>
      </w:r>
      <w:r>
        <w:rPr>
          <w:noProof/>
        </w:rPr>
        <w:tab/>
        <w:t>Annual report</w:t>
      </w:r>
      <w:r w:rsidRPr="005E70A2">
        <w:rPr>
          <w:rFonts w:ascii="Times" w:hAnsi="Times" w:cs="Times"/>
          <w:noProof/>
        </w:rPr>
        <w:tab/>
      </w:r>
      <w:r w:rsidRPr="005E70A2">
        <w:rPr>
          <w:rFonts w:ascii="Times" w:hAnsi="Times" w:cs="Times"/>
          <w:noProof/>
        </w:rPr>
        <w:fldChar w:fldCharType="begin"/>
      </w:r>
      <w:r w:rsidRPr="005E70A2">
        <w:rPr>
          <w:rFonts w:ascii="Times" w:hAnsi="Times" w:cs="Times"/>
          <w:noProof/>
        </w:rPr>
        <w:instrText xml:space="preserve"> PAGEREF _Toc178741246 \h </w:instrText>
      </w:r>
      <w:r w:rsidRPr="005E70A2">
        <w:rPr>
          <w:rFonts w:ascii="Times" w:hAnsi="Times" w:cs="Times"/>
          <w:noProof/>
        </w:rPr>
      </w:r>
      <w:r w:rsidRPr="005E70A2">
        <w:rPr>
          <w:rFonts w:ascii="Times" w:hAnsi="Times" w:cs="Times"/>
          <w:noProof/>
        </w:rPr>
        <w:fldChar w:fldCharType="separate"/>
      </w:r>
      <w:r w:rsidR="00B048FA">
        <w:rPr>
          <w:rFonts w:ascii="Times" w:hAnsi="Times" w:cs="Times"/>
          <w:noProof/>
        </w:rPr>
        <w:t>33</w:t>
      </w:r>
      <w:r w:rsidRPr="005E70A2">
        <w:rPr>
          <w:rFonts w:ascii="Times" w:hAnsi="Times" w:cs="Times"/>
          <w:noProof/>
        </w:rPr>
        <w:fldChar w:fldCharType="end"/>
      </w:r>
    </w:p>
    <w:p w:rsidR="005E70A2" w:rsidRDefault="005E70A2">
      <w:pPr>
        <w:pStyle w:val="TOC5"/>
        <w:rPr>
          <w:iCs w:val="0"/>
          <w:noProof/>
          <w:kern w:val="0"/>
          <w:sz w:val="24"/>
          <w:szCs w:val="24"/>
        </w:rPr>
      </w:pPr>
      <w:r>
        <w:rPr>
          <w:noProof/>
        </w:rPr>
        <w:t>70A</w:t>
      </w:r>
      <w:r>
        <w:rPr>
          <w:noProof/>
        </w:rPr>
        <w:tab/>
        <w:t>Fees for documents</w:t>
      </w:r>
      <w:r w:rsidRPr="005E70A2">
        <w:rPr>
          <w:rFonts w:ascii="Times" w:hAnsi="Times" w:cs="Times"/>
          <w:noProof/>
        </w:rPr>
        <w:tab/>
      </w:r>
      <w:r w:rsidRPr="005E70A2">
        <w:rPr>
          <w:rFonts w:ascii="Times" w:hAnsi="Times" w:cs="Times"/>
          <w:noProof/>
        </w:rPr>
        <w:fldChar w:fldCharType="begin"/>
      </w:r>
      <w:r w:rsidRPr="005E70A2">
        <w:rPr>
          <w:rFonts w:ascii="Times" w:hAnsi="Times" w:cs="Times"/>
          <w:noProof/>
        </w:rPr>
        <w:instrText xml:space="preserve"> PAGEREF _Toc178741247 \h </w:instrText>
      </w:r>
      <w:r w:rsidRPr="005E70A2">
        <w:rPr>
          <w:rFonts w:ascii="Times" w:hAnsi="Times" w:cs="Times"/>
          <w:noProof/>
        </w:rPr>
      </w:r>
      <w:r w:rsidRPr="005E70A2">
        <w:rPr>
          <w:rFonts w:ascii="Times" w:hAnsi="Times" w:cs="Times"/>
          <w:noProof/>
        </w:rPr>
        <w:fldChar w:fldCharType="separate"/>
      </w:r>
      <w:r w:rsidR="00B048FA">
        <w:rPr>
          <w:rFonts w:ascii="Times" w:hAnsi="Times" w:cs="Times"/>
          <w:noProof/>
        </w:rPr>
        <w:t>33</w:t>
      </w:r>
      <w:r w:rsidRPr="005E70A2">
        <w:rPr>
          <w:rFonts w:ascii="Times" w:hAnsi="Times" w:cs="Times"/>
          <w:noProof/>
        </w:rPr>
        <w:fldChar w:fldCharType="end"/>
      </w:r>
    </w:p>
    <w:p w:rsidR="005E70A2" w:rsidRDefault="005E70A2">
      <w:pPr>
        <w:pStyle w:val="TOC5"/>
        <w:rPr>
          <w:iCs w:val="0"/>
          <w:noProof/>
          <w:kern w:val="0"/>
          <w:sz w:val="24"/>
          <w:szCs w:val="24"/>
        </w:rPr>
      </w:pPr>
      <w:r>
        <w:rPr>
          <w:noProof/>
        </w:rPr>
        <w:t>71</w:t>
      </w:r>
      <w:r>
        <w:rPr>
          <w:noProof/>
        </w:rPr>
        <w:tab/>
        <w:t>Exemption from certain State laws</w:t>
      </w:r>
      <w:r w:rsidRPr="005E70A2">
        <w:rPr>
          <w:rFonts w:ascii="Times" w:hAnsi="Times" w:cs="Times"/>
          <w:noProof/>
        </w:rPr>
        <w:tab/>
      </w:r>
      <w:r w:rsidRPr="005E70A2">
        <w:rPr>
          <w:rFonts w:ascii="Times" w:hAnsi="Times" w:cs="Times"/>
          <w:noProof/>
        </w:rPr>
        <w:fldChar w:fldCharType="begin"/>
      </w:r>
      <w:r w:rsidRPr="005E70A2">
        <w:rPr>
          <w:rFonts w:ascii="Times" w:hAnsi="Times" w:cs="Times"/>
          <w:noProof/>
        </w:rPr>
        <w:instrText xml:space="preserve"> PAGEREF _Toc178741248 \h </w:instrText>
      </w:r>
      <w:r w:rsidRPr="005E70A2">
        <w:rPr>
          <w:rFonts w:ascii="Times" w:hAnsi="Times" w:cs="Times"/>
          <w:noProof/>
        </w:rPr>
      </w:r>
      <w:r w:rsidRPr="005E70A2">
        <w:rPr>
          <w:rFonts w:ascii="Times" w:hAnsi="Times" w:cs="Times"/>
          <w:noProof/>
        </w:rPr>
        <w:fldChar w:fldCharType="separate"/>
      </w:r>
      <w:r w:rsidR="00B048FA">
        <w:rPr>
          <w:rFonts w:ascii="Times" w:hAnsi="Times" w:cs="Times"/>
          <w:noProof/>
        </w:rPr>
        <w:t>33</w:t>
      </w:r>
      <w:r w:rsidRPr="005E70A2">
        <w:rPr>
          <w:rFonts w:ascii="Times" w:hAnsi="Times" w:cs="Times"/>
          <w:noProof/>
        </w:rPr>
        <w:fldChar w:fldCharType="end"/>
      </w:r>
    </w:p>
    <w:p w:rsidR="005E70A2" w:rsidRDefault="005E70A2">
      <w:pPr>
        <w:pStyle w:val="TOC5"/>
        <w:rPr>
          <w:iCs w:val="0"/>
          <w:noProof/>
          <w:kern w:val="0"/>
          <w:sz w:val="24"/>
          <w:szCs w:val="24"/>
        </w:rPr>
      </w:pPr>
      <w:r>
        <w:rPr>
          <w:noProof/>
        </w:rPr>
        <w:t>72</w:t>
      </w:r>
      <w:r>
        <w:rPr>
          <w:noProof/>
        </w:rPr>
        <w:tab/>
        <w:t>Delegation</w:t>
      </w:r>
      <w:r w:rsidRPr="005E70A2">
        <w:rPr>
          <w:rFonts w:ascii="Times" w:hAnsi="Times" w:cs="Times"/>
          <w:noProof/>
        </w:rPr>
        <w:tab/>
      </w:r>
      <w:r w:rsidRPr="005E70A2">
        <w:rPr>
          <w:rFonts w:ascii="Times" w:hAnsi="Times" w:cs="Times"/>
          <w:noProof/>
        </w:rPr>
        <w:fldChar w:fldCharType="begin"/>
      </w:r>
      <w:r w:rsidRPr="005E70A2">
        <w:rPr>
          <w:rFonts w:ascii="Times" w:hAnsi="Times" w:cs="Times"/>
          <w:noProof/>
        </w:rPr>
        <w:instrText xml:space="preserve"> PAGEREF _Toc178741249 \h </w:instrText>
      </w:r>
      <w:r w:rsidRPr="005E70A2">
        <w:rPr>
          <w:rFonts w:ascii="Times" w:hAnsi="Times" w:cs="Times"/>
          <w:noProof/>
        </w:rPr>
      </w:r>
      <w:r w:rsidRPr="005E70A2">
        <w:rPr>
          <w:rFonts w:ascii="Times" w:hAnsi="Times" w:cs="Times"/>
          <w:noProof/>
        </w:rPr>
        <w:fldChar w:fldCharType="separate"/>
      </w:r>
      <w:r w:rsidR="00B048FA">
        <w:rPr>
          <w:rFonts w:ascii="Times" w:hAnsi="Times" w:cs="Times"/>
          <w:noProof/>
        </w:rPr>
        <w:t>34</w:t>
      </w:r>
      <w:r w:rsidRPr="005E70A2">
        <w:rPr>
          <w:rFonts w:ascii="Times" w:hAnsi="Times" w:cs="Times"/>
          <w:noProof/>
        </w:rPr>
        <w:fldChar w:fldCharType="end"/>
      </w:r>
    </w:p>
    <w:p w:rsidR="005E70A2" w:rsidRDefault="005E70A2">
      <w:pPr>
        <w:pStyle w:val="TOC5"/>
        <w:rPr>
          <w:iCs w:val="0"/>
          <w:noProof/>
          <w:kern w:val="0"/>
          <w:sz w:val="24"/>
          <w:szCs w:val="24"/>
        </w:rPr>
      </w:pPr>
      <w:r>
        <w:rPr>
          <w:noProof/>
        </w:rPr>
        <w:t>73</w:t>
      </w:r>
      <w:r>
        <w:rPr>
          <w:noProof/>
        </w:rPr>
        <w:tab/>
        <w:t>Regulations</w:t>
      </w:r>
      <w:r w:rsidRPr="005E70A2">
        <w:rPr>
          <w:rFonts w:ascii="Times" w:hAnsi="Times" w:cs="Times"/>
          <w:noProof/>
        </w:rPr>
        <w:tab/>
      </w:r>
      <w:r w:rsidRPr="005E70A2">
        <w:rPr>
          <w:rFonts w:ascii="Times" w:hAnsi="Times" w:cs="Times"/>
          <w:noProof/>
        </w:rPr>
        <w:fldChar w:fldCharType="begin"/>
      </w:r>
      <w:r w:rsidRPr="005E70A2">
        <w:rPr>
          <w:rFonts w:ascii="Times" w:hAnsi="Times" w:cs="Times"/>
          <w:noProof/>
        </w:rPr>
        <w:instrText xml:space="preserve"> PAGEREF _Toc178741250 \h </w:instrText>
      </w:r>
      <w:r w:rsidRPr="005E70A2">
        <w:rPr>
          <w:rFonts w:ascii="Times" w:hAnsi="Times" w:cs="Times"/>
          <w:noProof/>
        </w:rPr>
      </w:r>
      <w:r w:rsidRPr="005E70A2">
        <w:rPr>
          <w:rFonts w:ascii="Times" w:hAnsi="Times" w:cs="Times"/>
          <w:noProof/>
        </w:rPr>
        <w:fldChar w:fldCharType="separate"/>
      </w:r>
      <w:r w:rsidR="00B048FA">
        <w:rPr>
          <w:rFonts w:ascii="Times" w:hAnsi="Times" w:cs="Times"/>
          <w:noProof/>
        </w:rPr>
        <w:t>34</w:t>
      </w:r>
      <w:r w:rsidRPr="005E70A2">
        <w:rPr>
          <w:rFonts w:ascii="Times" w:hAnsi="Times" w:cs="Times"/>
          <w:noProof/>
        </w:rPr>
        <w:fldChar w:fldCharType="end"/>
      </w:r>
    </w:p>
    <w:p w:rsidR="005E70A2" w:rsidRDefault="005E70A2">
      <w:pPr>
        <w:pStyle w:val="TOC2"/>
        <w:rPr>
          <w:b w:val="0"/>
          <w:iCs w:val="0"/>
          <w:noProof/>
          <w:kern w:val="0"/>
          <w:szCs w:val="24"/>
        </w:rPr>
      </w:pPr>
      <w:r>
        <w:rPr>
          <w:noProof/>
        </w:rPr>
        <w:t>Schedule 1—Defence land to be vested in the Trust and remain in public ownership</w:t>
      </w:r>
      <w:r w:rsidRPr="005E70A2">
        <w:rPr>
          <w:rFonts w:ascii="Times" w:hAnsi="Times" w:cs="Times"/>
          <w:b w:val="0"/>
          <w:noProof/>
          <w:sz w:val="18"/>
        </w:rPr>
        <w:tab/>
      </w:r>
      <w:r w:rsidRPr="005E70A2">
        <w:rPr>
          <w:rFonts w:ascii="Times" w:hAnsi="Times" w:cs="Times"/>
          <w:b w:val="0"/>
          <w:noProof/>
          <w:sz w:val="18"/>
        </w:rPr>
        <w:fldChar w:fldCharType="begin"/>
      </w:r>
      <w:r w:rsidRPr="005E70A2">
        <w:rPr>
          <w:rFonts w:ascii="Times" w:hAnsi="Times" w:cs="Times"/>
          <w:b w:val="0"/>
          <w:noProof/>
          <w:sz w:val="18"/>
        </w:rPr>
        <w:instrText xml:space="preserve"> PAGEREF _Toc178741251 \h </w:instrText>
      </w:r>
      <w:r w:rsidRPr="005E70A2">
        <w:rPr>
          <w:rFonts w:ascii="Times" w:hAnsi="Times" w:cs="Times"/>
          <w:b w:val="0"/>
          <w:noProof/>
          <w:sz w:val="18"/>
        </w:rPr>
      </w:r>
      <w:r w:rsidRPr="005E70A2">
        <w:rPr>
          <w:rFonts w:ascii="Times" w:hAnsi="Times" w:cs="Times"/>
          <w:b w:val="0"/>
          <w:noProof/>
          <w:sz w:val="18"/>
        </w:rPr>
        <w:fldChar w:fldCharType="separate"/>
      </w:r>
      <w:r w:rsidR="00B048FA">
        <w:rPr>
          <w:rFonts w:ascii="Times" w:hAnsi="Times" w:cs="Times"/>
          <w:b w:val="0"/>
          <w:noProof/>
          <w:sz w:val="18"/>
        </w:rPr>
        <w:t>36</w:t>
      </w:r>
      <w:r w:rsidRPr="005E70A2">
        <w:rPr>
          <w:rFonts w:ascii="Times" w:hAnsi="Times" w:cs="Times"/>
          <w:b w:val="0"/>
          <w:noProof/>
          <w:sz w:val="18"/>
        </w:rPr>
        <w:fldChar w:fldCharType="end"/>
      </w:r>
    </w:p>
    <w:p w:rsidR="005E70A2" w:rsidRDefault="005E70A2">
      <w:pPr>
        <w:pStyle w:val="TOC2"/>
        <w:rPr>
          <w:b w:val="0"/>
          <w:iCs w:val="0"/>
          <w:noProof/>
          <w:kern w:val="0"/>
          <w:szCs w:val="24"/>
        </w:rPr>
      </w:pPr>
      <w:r>
        <w:rPr>
          <w:noProof/>
        </w:rPr>
        <w:t>Schedule 2—Other land to be vested in the Trust</w:t>
      </w:r>
      <w:r w:rsidRPr="005E70A2">
        <w:rPr>
          <w:rFonts w:ascii="Times" w:hAnsi="Times" w:cs="Times"/>
          <w:b w:val="0"/>
          <w:noProof/>
          <w:sz w:val="18"/>
        </w:rPr>
        <w:tab/>
      </w:r>
      <w:r w:rsidRPr="005E70A2">
        <w:rPr>
          <w:rFonts w:ascii="Times" w:hAnsi="Times" w:cs="Times"/>
          <w:b w:val="0"/>
          <w:noProof/>
          <w:sz w:val="18"/>
        </w:rPr>
        <w:fldChar w:fldCharType="begin"/>
      </w:r>
      <w:r w:rsidRPr="005E70A2">
        <w:rPr>
          <w:rFonts w:ascii="Times" w:hAnsi="Times" w:cs="Times"/>
          <w:b w:val="0"/>
          <w:noProof/>
          <w:sz w:val="18"/>
        </w:rPr>
        <w:instrText xml:space="preserve"> PAGEREF _Toc178741252 \h </w:instrText>
      </w:r>
      <w:r w:rsidRPr="005E70A2">
        <w:rPr>
          <w:rFonts w:ascii="Times" w:hAnsi="Times" w:cs="Times"/>
          <w:b w:val="0"/>
          <w:noProof/>
          <w:sz w:val="18"/>
        </w:rPr>
      </w:r>
      <w:r w:rsidRPr="005E70A2">
        <w:rPr>
          <w:rFonts w:ascii="Times" w:hAnsi="Times" w:cs="Times"/>
          <w:b w:val="0"/>
          <w:noProof/>
          <w:sz w:val="18"/>
        </w:rPr>
        <w:fldChar w:fldCharType="separate"/>
      </w:r>
      <w:r w:rsidR="00B048FA">
        <w:rPr>
          <w:rFonts w:ascii="Times" w:hAnsi="Times" w:cs="Times"/>
          <w:b w:val="0"/>
          <w:noProof/>
          <w:sz w:val="18"/>
        </w:rPr>
        <w:t>37</w:t>
      </w:r>
      <w:r w:rsidRPr="005E70A2">
        <w:rPr>
          <w:rFonts w:ascii="Times" w:hAnsi="Times" w:cs="Times"/>
          <w:b w:val="0"/>
          <w:noProof/>
          <w:sz w:val="18"/>
        </w:rPr>
        <w:fldChar w:fldCharType="end"/>
      </w:r>
    </w:p>
    <w:p w:rsidR="005E70A2" w:rsidRDefault="005E70A2">
      <w:pPr>
        <w:pStyle w:val="TOC6"/>
        <w:rPr>
          <w:b w:val="0"/>
          <w:bCs w:val="0"/>
          <w:noProof/>
          <w:kern w:val="0"/>
          <w:szCs w:val="24"/>
        </w:rPr>
      </w:pPr>
      <w:r>
        <w:rPr>
          <w:noProof/>
        </w:rPr>
        <w:t>Notes</w:t>
      </w:r>
      <w:r w:rsidRPr="005E70A2">
        <w:rPr>
          <w:rFonts w:ascii="Times" w:hAnsi="Times" w:cs="Times"/>
          <w:b w:val="0"/>
          <w:noProof/>
          <w:sz w:val="18"/>
        </w:rPr>
        <w:tab/>
      </w:r>
      <w:r w:rsidRPr="005E70A2">
        <w:rPr>
          <w:rFonts w:ascii="Times" w:hAnsi="Times" w:cs="Times"/>
          <w:b w:val="0"/>
          <w:noProof/>
          <w:sz w:val="18"/>
        </w:rPr>
        <w:fldChar w:fldCharType="begin"/>
      </w:r>
      <w:r w:rsidRPr="005E70A2">
        <w:rPr>
          <w:rFonts w:ascii="Times" w:hAnsi="Times" w:cs="Times"/>
          <w:b w:val="0"/>
          <w:noProof/>
          <w:sz w:val="18"/>
        </w:rPr>
        <w:instrText xml:space="preserve"> PAGEREF _Toc178741253 \h </w:instrText>
      </w:r>
      <w:r w:rsidRPr="005E70A2">
        <w:rPr>
          <w:rFonts w:ascii="Times" w:hAnsi="Times" w:cs="Times"/>
          <w:b w:val="0"/>
          <w:noProof/>
          <w:sz w:val="18"/>
        </w:rPr>
      </w:r>
      <w:r w:rsidRPr="005E70A2">
        <w:rPr>
          <w:rFonts w:ascii="Times" w:hAnsi="Times" w:cs="Times"/>
          <w:b w:val="0"/>
          <w:noProof/>
          <w:sz w:val="18"/>
        </w:rPr>
        <w:fldChar w:fldCharType="separate"/>
      </w:r>
      <w:r w:rsidR="00B048FA">
        <w:rPr>
          <w:rFonts w:ascii="Times" w:hAnsi="Times" w:cs="Times"/>
          <w:b w:val="0"/>
          <w:noProof/>
          <w:sz w:val="18"/>
        </w:rPr>
        <w:t>39</w:t>
      </w:r>
      <w:r w:rsidRPr="005E70A2">
        <w:rPr>
          <w:rFonts w:ascii="Times" w:hAnsi="Times" w:cs="Times"/>
          <w:b w:val="0"/>
          <w:noProof/>
          <w:sz w:val="18"/>
        </w:rPr>
        <w:fldChar w:fldCharType="end"/>
      </w:r>
    </w:p>
    <w:p w:rsidR="00DF436B" w:rsidRPr="00E71251" w:rsidRDefault="005E70A2" w:rsidP="00DF436B">
      <w:pPr>
        <w:sectPr w:rsidR="00DF436B" w:rsidRPr="00E71251" w:rsidSect="00280602">
          <w:headerReference w:type="even" r:id="rId15"/>
          <w:headerReference w:type="default" r:id="rId16"/>
          <w:footerReference w:type="default" r:id="rId17"/>
          <w:headerReference w:type="first" r:id="rId18"/>
          <w:footerReference w:type="first" r:id="rId19"/>
          <w:pgSz w:w="11906" w:h="16838" w:code="9"/>
          <w:pgMar w:top="2268" w:right="2410" w:bottom="3827" w:left="2410" w:header="567" w:footer="3119" w:gutter="0"/>
          <w:pgNumType w:fmt="lowerRoman" w:start="3"/>
          <w:cols w:space="720"/>
          <w:docGrid w:linePitch="299"/>
        </w:sectPr>
      </w:pPr>
      <w:r>
        <w:fldChar w:fldCharType="end"/>
      </w:r>
    </w:p>
    <w:p w:rsidR="00DF436B" w:rsidRPr="00E71251" w:rsidRDefault="00DF436B" w:rsidP="00E71251">
      <w:pPr>
        <w:pStyle w:val="LongT"/>
      </w:pPr>
      <w:r w:rsidRPr="00E71251">
        <w:t xml:space="preserve">An Act to establish the </w:t>
      </w:r>
      <w:smartTag w:uri="urn:schemas-microsoft-com:office:smarttags" w:element="place">
        <w:smartTag w:uri="urn:schemas-microsoft-com:office:smarttags" w:element="PlaceName">
          <w:r w:rsidRPr="00E71251">
            <w:t>Sydney</w:t>
          </w:r>
        </w:smartTag>
        <w:r w:rsidRPr="00E71251">
          <w:t xml:space="preserve"> </w:t>
        </w:r>
        <w:smartTag w:uri="urn:schemas-microsoft-com:office:smarttags" w:element="PlaceName">
          <w:r w:rsidRPr="00E71251">
            <w:t>Harbour</w:t>
          </w:r>
        </w:smartTag>
      </w:smartTag>
      <w:r w:rsidRPr="00E71251">
        <w:t xml:space="preserve"> Federation Trust, and for related purposes</w:t>
      </w:r>
    </w:p>
    <w:p w:rsidR="00DF436B" w:rsidRPr="00E71251" w:rsidRDefault="00DF436B" w:rsidP="00DF436B">
      <w:pPr>
        <w:pStyle w:val="Preamble"/>
      </w:pPr>
      <w:r w:rsidRPr="00E71251">
        <w:t>Preamble</w:t>
      </w:r>
    </w:p>
    <w:p w:rsidR="00DF436B" w:rsidRPr="00E71251" w:rsidRDefault="00DF436B" w:rsidP="00DF436B">
      <w:pPr>
        <w:pStyle w:val="subsection"/>
      </w:pPr>
      <w:r w:rsidRPr="00E71251">
        <w:rPr>
          <w:sz w:val="18"/>
        </w:rPr>
        <w:tab/>
      </w:r>
      <w:r w:rsidRPr="00E71251">
        <w:rPr>
          <w:sz w:val="18"/>
        </w:rPr>
        <w:tab/>
      </w:r>
      <w:r w:rsidRPr="00E71251">
        <w:t xml:space="preserve">The Parliament intends to conserve and preserve land in the </w:t>
      </w:r>
      <w:smartTag w:uri="urn:schemas-microsoft-com:office:smarttags" w:element="place">
        <w:smartTag w:uri="urn:schemas-microsoft-com:office:smarttags" w:element="PlaceName">
          <w:r w:rsidRPr="00E71251">
            <w:t>Sydney</w:t>
          </w:r>
        </w:smartTag>
        <w:r w:rsidRPr="00E71251">
          <w:t xml:space="preserve"> </w:t>
        </w:r>
        <w:smartTag w:uri="urn:schemas-microsoft-com:office:smarttags" w:element="PlaceName">
          <w:r w:rsidRPr="00E71251">
            <w:t>Harbour</w:t>
          </w:r>
        </w:smartTag>
      </w:smartTag>
      <w:r w:rsidRPr="00E71251">
        <w:t xml:space="preserve"> region for the benefit of present and future generations of Australians. The land is being vacated by the Department of Defence and includes land at North Head, Middle Head, </w:t>
      </w:r>
      <w:smartTag w:uri="urn:schemas-microsoft-com:office:smarttags" w:element="place">
        <w:smartTag w:uri="urn:schemas-microsoft-com:office:smarttags" w:element="PlaceName">
          <w:r w:rsidRPr="00E71251">
            <w:t>Georges</w:t>
          </w:r>
        </w:smartTag>
        <w:r w:rsidRPr="00E71251">
          <w:t xml:space="preserve"> </w:t>
        </w:r>
        <w:smartTag w:uri="urn:schemas-microsoft-com:office:smarttags" w:element="PlaceName">
          <w:r w:rsidRPr="00E71251">
            <w:t>Heights</w:t>
          </w:r>
        </w:smartTag>
      </w:smartTag>
      <w:r w:rsidRPr="00E71251">
        <w:t xml:space="preserve">, Woolwich and </w:t>
      </w:r>
      <w:smartTag w:uri="urn:schemas-microsoft-com:office:smarttags" w:element="place">
        <w:smartTag w:uri="urn:schemas-microsoft-com:office:smarttags" w:element="PlaceName">
          <w:r w:rsidRPr="00E71251">
            <w:t>Cockatoo</w:t>
          </w:r>
        </w:smartTag>
        <w:r w:rsidRPr="00E71251">
          <w:t xml:space="preserve"> </w:t>
        </w:r>
        <w:smartTag w:uri="urn:schemas-microsoft-com:office:smarttags" w:element="PlaceType">
          <w:r w:rsidRPr="00E71251">
            <w:t>Island</w:t>
          </w:r>
        </w:smartTag>
      </w:smartTag>
      <w:r w:rsidRPr="00E71251">
        <w:t xml:space="preserve">. Suitable land with significant environmental and heritage values will be returned to the people of </w:t>
      </w:r>
      <w:smartTag w:uri="urn:schemas-microsoft-com:office:smarttags" w:element="country-region">
        <w:smartTag w:uri="urn:schemas-microsoft-com:office:smarttags" w:element="place">
          <w:r w:rsidRPr="00E71251">
            <w:t>Australia</w:t>
          </w:r>
        </w:smartTag>
      </w:smartTag>
      <w:r w:rsidRPr="00E71251">
        <w:t>.</w:t>
      </w:r>
    </w:p>
    <w:p w:rsidR="00DF436B" w:rsidRPr="00E71251" w:rsidRDefault="00DF436B" w:rsidP="00DF436B">
      <w:pPr>
        <w:pStyle w:val="subsection"/>
      </w:pPr>
      <w:r w:rsidRPr="00E71251">
        <w:tab/>
      </w:r>
      <w:r w:rsidRPr="00E71251">
        <w:tab/>
        <w:t xml:space="preserve">The Parliament intends to establish the Sydney Harbour Federation Trust as a transitional body to manage the land and facilitate its return in good order. The Trust will transfer suitable land to </w:t>
      </w:r>
      <w:smartTag w:uri="urn:schemas-microsoft-com:office:smarttags" w:element="State">
        <w:smartTag w:uri="urn:schemas-microsoft-com:office:smarttags" w:element="place">
          <w:r w:rsidRPr="00E71251">
            <w:t>New South Wales</w:t>
          </w:r>
        </w:smartTag>
      </w:smartTag>
      <w:r w:rsidRPr="00E71251">
        <w:t xml:space="preserve"> for inclusion in the national parks and reserves system.</w:t>
      </w:r>
    </w:p>
    <w:p w:rsidR="00280602" w:rsidRPr="00280602" w:rsidRDefault="00280602" w:rsidP="00280602">
      <w:pPr>
        <w:autoSpaceDE w:val="0"/>
        <w:autoSpaceDN w:val="0"/>
        <w:spacing w:before="240" w:line="240" w:lineRule="auto"/>
        <w:outlineLvl w:val="0"/>
        <w:rPr>
          <w:rFonts w:ascii="Times" w:eastAsiaTheme="minorEastAsia" w:hAnsi="Times" w:cs="Times"/>
          <w:sz w:val="32"/>
          <w:szCs w:val="32"/>
        </w:rPr>
      </w:pPr>
      <w:bookmarkStart w:id="1" w:name="_Toc178741160"/>
      <w:r w:rsidRPr="00280602">
        <w:rPr>
          <w:rFonts w:ascii="Times" w:eastAsiaTheme="minorEastAsia" w:hAnsi="Times" w:cs="Times"/>
          <w:sz w:val="32"/>
          <w:szCs w:val="32"/>
        </w:rPr>
        <w:t>The Parliament of Australia enacts:</w:t>
      </w:r>
    </w:p>
    <w:p w:rsidR="00DF436B" w:rsidRPr="00E71251" w:rsidRDefault="00DF436B" w:rsidP="00DF436B">
      <w:pPr>
        <w:pStyle w:val="ActHead2"/>
      </w:pPr>
      <w:r w:rsidRPr="00E71251">
        <w:rPr>
          <w:rStyle w:val="CharPartNo"/>
        </w:rPr>
        <w:t>Part</w:t>
      </w:r>
      <w:r w:rsidR="00E71251">
        <w:rPr>
          <w:rStyle w:val="CharPartNo"/>
        </w:rPr>
        <w:t> </w:t>
      </w:r>
      <w:r w:rsidRPr="00E71251">
        <w:rPr>
          <w:rStyle w:val="CharPartNo"/>
        </w:rPr>
        <w:t>1</w:t>
      </w:r>
      <w:r w:rsidRPr="00E71251">
        <w:t>—</w:t>
      </w:r>
      <w:r w:rsidRPr="00E71251">
        <w:rPr>
          <w:rStyle w:val="CharPartText"/>
        </w:rPr>
        <w:t>Preliminary</w:t>
      </w:r>
      <w:bookmarkEnd w:id="1"/>
    </w:p>
    <w:p w:rsidR="00DF436B" w:rsidRPr="00E71251" w:rsidRDefault="00DF436B" w:rsidP="00DF436B">
      <w:pPr>
        <w:pStyle w:val="Header"/>
      </w:pPr>
      <w:r w:rsidRPr="00E71251">
        <w:rPr>
          <w:rStyle w:val="CharDivNo"/>
        </w:rPr>
        <w:t xml:space="preserve"> </w:t>
      </w:r>
      <w:r w:rsidRPr="00E71251">
        <w:rPr>
          <w:rStyle w:val="CharDivText"/>
        </w:rPr>
        <w:t xml:space="preserve"> </w:t>
      </w:r>
    </w:p>
    <w:p w:rsidR="00DF436B" w:rsidRPr="00E71251" w:rsidRDefault="00DF436B" w:rsidP="00DF436B">
      <w:pPr>
        <w:pStyle w:val="ActHead5"/>
      </w:pPr>
      <w:bookmarkStart w:id="2" w:name="_Toc178741161"/>
      <w:r w:rsidRPr="00E71251">
        <w:rPr>
          <w:rStyle w:val="CharSectno"/>
        </w:rPr>
        <w:t>1</w:t>
      </w:r>
      <w:r w:rsidRPr="00E71251">
        <w:t xml:space="preserve">  Short title </w:t>
      </w:r>
      <w:r w:rsidRPr="00E71251">
        <w:rPr>
          <w:b w:val="0"/>
          <w:sz w:val="18"/>
        </w:rPr>
        <w:t>[</w:t>
      </w:r>
      <w:r w:rsidRPr="00E71251">
        <w:rPr>
          <w:b w:val="0"/>
          <w:i/>
          <w:sz w:val="18"/>
        </w:rPr>
        <w:t>see</w:t>
      </w:r>
      <w:r w:rsidRPr="00E71251">
        <w:rPr>
          <w:b w:val="0"/>
          <w:sz w:val="18"/>
        </w:rPr>
        <w:t xml:space="preserve"> Note 1]</w:t>
      </w:r>
      <w:bookmarkEnd w:id="2"/>
    </w:p>
    <w:p w:rsidR="00DF436B" w:rsidRPr="00E71251" w:rsidRDefault="00DF436B" w:rsidP="00DF436B">
      <w:pPr>
        <w:pStyle w:val="subsection"/>
      </w:pPr>
      <w:r w:rsidRPr="00E71251">
        <w:tab/>
      </w:r>
      <w:r w:rsidRPr="00E71251">
        <w:tab/>
        <w:t xml:space="preserve">This Act may be cited as the </w:t>
      </w:r>
      <w:smartTag w:uri="urn:schemas-microsoft-com:office:smarttags" w:element="place">
        <w:smartTag w:uri="urn:schemas-microsoft-com:office:smarttags" w:element="PlaceName">
          <w:r w:rsidRPr="00E71251">
            <w:rPr>
              <w:i/>
            </w:rPr>
            <w:t>Sydney</w:t>
          </w:r>
        </w:smartTag>
        <w:r w:rsidRPr="00E71251">
          <w:rPr>
            <w:i/>
          </w:rPr>
          <w:t xml:space="preserve"> </w:t>
        </w:r>
        <w:smartTag w:uri="urn:schemas-microsoft-com:office:smarttags" w:element="PlaceName">
          <w:r w:rsidRPr="00E71251">
            <w:rPr>
              <w:i/>
            </w:rPr>
            <w:t>Harbour</w:t>
          </w:r>
        </w:smartTag>
      </w:smartTag>
      <w:r w:rsidRPr="00E71251">
        <w:rPr>
          <w:i/>
        </w:rPr>
        <w:t xml:space="preserve"> Federation Trust Act</w:t>
      </w:r>
      <w:r w:rsidR="00E71251">
        <w:rPr>
          <w:i/>
        </w:rPr>
        <w:t xml:space="preserve"> </w:t>
      </w:r>
      <w:r w:rsidRPr="00E71251">
        <w:rPr>
          <w:i/>
        </w:rPr>
        <w:t>2001</w:t>
      </w:r>
      <w:r w:rsidRPr="00E71251">
        <w:t>.</w:t>
      </w:r>
    </w:p>
    <w:p w:rsidR="00DF436B" w:rsidRPr="00E71251" w:rsidRDefault="00DF436B" w:rsidP="00DF436B">
      <w:pPr>
        <w:pStyle w:val="ActHead5"/>
      </w:pPr>
      <w:bookmarkStart w:id="3" w:name="_Toc178741162"/>
      <w:r w:rsidRPr="00E71251">
        <w:rPr>
          <w:rStyle w:val="CharSectno"/>
        </w:rPr>
        <w:t>2</w:t>
      </w:r>
      <w:r w:rsidRPr="00E71251">
        <w:t xml:space="preserve">  Commencement </w:t>
      </w:r>
      <w:r w:rsidRPr="00E71251">
        <w:rPr>
          <w:b w:val="0"/>
          <w:sz w:val="18"/>
        </w:rPr>
        <w:t>[</w:t>
      </w:r>
      <w:r w:rsidRPr="00E71251">
        <w:rPr>
          <w:b w:val="0"/>
          <w:i/>
          <w:sz w:val="18"/>
        </w:rPr>
        <w:t>see</w:t>
      </w:r>
      <w:r w:rsidRPr="00E71251">
        <w:rPr>
          <w:b w:val="0"/>
          <w:sz w:val="18"/>
        </w:rPr>
        <w:t xml:space="preserve"> Note 1]</w:t>
      </w:r>
      <w:bookmarkEnd w:id="3"/>
    </w:p>
    <w:p w:rsidR="00DF436B" w:rsidRPr="00E71251" w:rsidRDefault="00DF436B" w:rsidP="00DF436B">
      <w:pPr>
        <w:pStyle w:val="subsection"/>
      </w:pPr>
      <w:r w:rsidRPr="00E71251">
        <w:tab/>
        <w:t>(1)</w:t>
      </w:r>
      <w:r w:rsidRPr="00E71251">
        <w:tab/>
        <w:t>This Act commences on a day to be fixed by Proclamation.</w:t>
      </w:r>
    </w:p>
    <w:p w:rsidR="00DF436B" w:rsidRPr="00E71251" w:rsidRDefault="00DF436B" w:rsidP="00DF436B">
      <w:pPr>
        <w:pStyle w:val="subsection"/>
      </w:pPr>
      <w:r w:rsidRPr="00E71251">
        <w:tab/>
        <w:t>(2)</w:t>
      </w:r>
      <w:r w:rsidRPr="00E71251">
        <w:tab/>
        <w:t>However, if this Act does not commence by Proclamation within the period of 6 months beginning on the day on which this Act receives the Royal Assent, then this Act commences on the first day after the end of that period.</w:t>
      </w:r>
    </w:p>
    <w:p w:rsidR="00DF436B" w:rsidRPr="00E71251" w:rsidRDefault="00DF436B" w:rsidP="00DF436B">
      <w:pPr>
        <w:pStyle w:val="ActHead5"/>
      </w:pPr>
      <w:bookmarkStart w:id="4" w:name="_Toc178741163"/>
      <w:r w:rsidRPr="00E71251">
        <w:rPr>
          <w:rStyle w:val="CharSectno"/>
        </w:rPr>
        <w:t>3</w:t>
      </w:r>
      <w:r w:rsidRPr="00E71251">
        <w:t xml:space="preserve">  Definitions</w:t>
      </w:r>
      <w:bookmarkEnd w:id="4"/>
    </w:p>
    <w:p w:rsidR="00DF436B" w:rsidRPr="00E71251" w:rsidRDefault="00DF436B" w:rsidP="00DF436B">
      <w:pPr>
        <w:pStyle w:val="subsection"/>
      </w:pPr>
      <w:r w:rsidRPr="00E71251">
        <w:tab/>
      </w:r>
      <w:r w:rsidRPr="00E71251">
        <w:tab/>
        <w:t>In this Act, unless the contrary intention appears:</w:t>
      </w:r>
    </w:p>
    <w:p w:rsidR="00DF436B" w:rsidRPr="00E71251" w:rsidRDefault="00DF436B" w:rsidP="00DF436B">
      <w:pPr>
        <w:pStyle w:val="Definition"/>
      </w:pPr>
      <w:r w:rsidRPr="00E71251">
        <w:rPr>
          <w:b/>
          <w:i/>
        </w:rPr>
        <w:t xml:space="preserve">affected council </w:t>
      </w:r>
      <w:r w:rsidRPr="00E71251">
        <w:t xml:space="preserve">means a council, established under the </w:t>
      </w:r>
      <w:r w:rsidRPr="00E71251">
        <w:rPr>
          <w:i/>
        </w:rPr>
        <w:t>Local Government Act 1993</w:t>
      </w:r>
      <w:r w:rsidRPr="00E71251">
        <w:t xml:space="preserve"> of New South Wales, of the area in which:</w:t>
      </w:r>
    </w:p>
    <w:p w:rsidR="00DF436B" w:rsidRPr="00E71251" w:rsidRDefault="00DF436B" w:rsidP="00DF436B">
      <w:pPr>
        <w:pStyle w:val="paragraph"/>
      </w:pPr>
      <w:r w:rsidRPr="00E71251">
        <w:tab/>
        <w:t>(a)</w:t>
      </w:r>
      <w:r w:rsidRPr="00E71251">
        <w:tab/>
        <w:t>land mentioned in Schedule</w:t>
      </w:r>
      <w:r w:rsidR="00E71251">
        <w:t> </w:t>
      </w:r>
      <w:r w:rsidRPr="00E71251">
        <w:t xml:space="preserve">1 or 2; or </w:t>
      </w:r>
    </w:p>
    <w:p w:rsidR="00DF436B" w:rsidRPr="00E71251" w:rsidRDefault="00DF436B" w:rsidP="00DF436B">
      <w:pPr>
        <w:pStyle w:val="paragraph"/>
      </w:pPr>
      <w:r w:rsidRPr="00E71251">
        <w:tab/>
        <w:t>(b)</w:t>
      </w:r>
      <w:r w:rsidRPr="00E71251">
        <w:tab/>
        <w:t>any other Trust land;</w:t>
      </w:r>
    </w:p>
    <w:p w:rsidR="00DF436B" w:rsidRPr="00E71251" w:rsidRDefault="00DF436B" w:rsidP="00DF436B">
      <w:pPr>
        <w:pStyle w:val="subsection2"/>
      </w:pPr>
      <w:r w:rsidRPr="00E71251">
        <w:t>is situated.</w:t>
      </w:r>
    </w:p>
    <w:p w:rsidR="00DF436B" w:rsidRPr="00E71251" w:rsidRDefault="00DF436B" w:rsidP="00DF436B">
      <w:pPr>
        <w:pStyle w:val="Definition"/>
      </w:pPr>
      <w:r w:rsidRPr="00E71251">
        <w:rPr>
          <w:b/>
          <w:i/>
        </w:rPr>
        <w:t>Chair</w:t>
      </w:r>
      <w:r w:rsidRPr="00E71251">
        <w:t xml:space="preserve"> means the Chair of the Trust.</w:t>
      </w:r>
    </w:p>
    <w:p w:rsidR="00DF436B" w:rsidRPr="00E71251" w:rsidRDefault="00DF436B" w:rsidP="00DF436B">
      <w:pPr>
        <w:pStyle w:val="Definition"/>
      </w:pPr>
      <w:r w:rsidRPr="00E71251">
        <w:rPr>
          <w:b/>
          <w:i/>
        </w:rPr>
        <w:t xml:space="preserve">Commonwealth body </w:t>
      </w:r>
      <w:r w:rsidRPr="00E71251">
        <w:t>includes a Department of State, or authority, of the Commonwealth.</w:t>
      </w:r>
    </w:p>
    <w:p w:rsidR="00DF436B" w:rsidRPr="00E71251" w:rsidRDefault="00DF436B" w:rsidP="00DF436B">
      <w:pPr>
        <w:pStyle w:val="Definition"/>
        <w:rPr>
          <w:b/>
          <w:i/>
        </w:rPr>
      </w:pPr>
      <w:r w:rsidRPr="00E71251">
        <w:rPr>
          <w:b/>
          <w:i/>
        </w:rPr>
        <w:t>Commonwealth member</w:t>
      </w:r>
      <w:r w:rsidRPr="00E71251">
        <w:t xml:space="preserve"> means a member who was appointed by the Minister under section</w:t>
      </w:r>
      <w:r w:rsidR="00E71251">
        <w:t> </w:t>
      </w:r>
      <w:r w:rsidRPr="00E71251">
        <w:t xml:space="preserve">12, other than on the recommendation of </w:t>
      </w:r>
      <w:smartTag w:uri="urn:schemas-microsoft-com:office:smarttags" w:element="State">
        <w:smartTag w:uri="urn:schemas-microsoft-com:office:smarttags" w:element="place">
          <w:r w:rsidRPr="00E71251">
            <w:t>New South Wales</w:t>
          </w:r>
        </w:smartTag>
      </w:smartTag>
      <w:r w:rsidRPr="00E71251">
        <w:t>.</w:t>
      </w:r>
    </w:p>
    <w:p w:rsidR="00DF436B" w:rsidRPr="00E71251" w:rsidRDefault="00DF436B" w:rsidP="00DF436B">
      <w:pPr>
        <w:pStyle w:val="Definition"/>
      </w:pPr>
      <w:r w:rsidRPr="00E71251">
        <w:rPr>
          <w:b/>
          <w:i/>
        </w:rPr>
        <w:t xml:space="preserve">Commonwealth place </w:t>
      </w:r>
      <w:r w:rsidRPr="00E71251">
        <w:t>means a place referred to in paragraph 52(i) of the Constitution, other than the seat of government.</w:t>
      </w:r>
    </w:p>
    <w:p w:rsidR="00DF436B" w:rsidRPr="00E71251" w:rsidRDefault="00DF436B" w:rsidP="00DF436B">
      <w:pPr>
        <w:pStyle w:val="Definition"/>
      </w:pPr>
      <w:r w:rsidRPr="00E71251">
        <w:rPr>
          <w:b/>
          <w:i/>
        </w:rPr>
        <w:t xml:space="preserve">Executive Director </w:t>
      </w:r>
      <w:r w:rsidRPr="00E71251">
        <w:t>means the Executive Director of the Trust.</w:t>
      </w:r>
    </w:p>
    <w:p w:rsidR="00DF436B" w:rsidRPr="00E71251" w:rsidRDefault="00DF436B" w:rsidP="00DF436B">
      <w:pPr>
        <w:pStyle w:val="Definition"/>
      </w:pPr>
      <w:r w:rsidRPr="00E71251">
        <w:rPr>
          <w:b/>
          <w:i/>
        </w:rPr>
        <w:t>Harbour land</w:t>
      </w:r>
      <w:r w:rsidRPr="00E71251">
        <w:t xml:space="preserve"> means land in the </w:t>
      </w:r>
      <w:smartTag w:uri="urn:schemas-microsoft-com:office:smarttags" w:element="place">
        <w:smartTag w:uri="urn:schemas-microsoft-com:office:smarttags" w:element="PlaceName">
          <w:r w:rsidRPr="00E71251">
            <w:t>Sydney</w:t>
          </w:r>
        </w:smartTag>
        <w:r w:rsidRPr="00E71251">
          <w:t xml:space="preserve"> </w:t>
        </w:r>
        <w:smartTag w:uri="urn:schemas-microsoft-com:office:smarttags" w:element="PlaceName">
          <w:r w:rsidRPr="00E71251">
            <w:t>Harbour</w:t>
          </w:r>
        </w:smartTag>
      </w:smartTag>
      <w:r w:rsidRPr="00E71251">
        <w:t xml:space="preserve"> region and includes </w:t>
      </w:r>
      <w:smartTag w:uri="urn:schemas-microsoft-com:office:smarttags" w:element="place">
        <w:smartTag w:uri="urn:schemas-microsoft-com:office:smarttags" w:element="PlaceName">
          <w:r w:rsidRPr="00E71251">
            <w:t>Sydney</w:t>
          </w:r>
        </w:smartTag>
        <w:r w:rsidRPr="00E71251">
          <w:t xml:space="preserve"> </w:t>
        </w:r>
        <w:smartTag w:uri="urn:schemas-microsoft-com:office:smarttags" w:element="PlaceName">
          <w:r w:rsidRPr="00E71251">
            <w:t>Harbour</w:t>
          </w:r>
        </w:smartTag>
      </w:smartTag>
      <w:r w:rsidRPr="00E71251">
        <w:t>’s river systems, catchment area and North and South Head.</w:t>
      </w:r>
    </w:p>
    <w:p w:rsidR="00DF436B" w:rsidRPr="00E71251" w:rsidRDefault="00DF436B" w:rsidP="00DF436B">
      <w:pPr>
        <w:pStyle w:val="Definition"/>
      </w:pPr>
      <w:r w:rsidRPr="00E71251">
        <w:rPr>
          <w:b/>
          <w:i/>
        </w:rPr>
        <w:t>interest</w:t>
      </w:r>
      <w:r w:rsidRPr="00E71251">
        <w:t>, in relation to land, means:</w:t>
      </w:r>
    </w:p>
    <w:p w:rsidR="00DF436B" w:rsidRPr="00E71251" w:rsidRDefault="00DF436B" w:rsidP="00DF436B">
      <w:pPr>
        <w:pStyle w:val="paragraph"/>
      </w:pPr>
      <w:r w:rsidRPr="00E71251">
        <w:tab/>
        <w:t>(a)</w:t>
      </w:r>
      <w:r w:rsidRPr="00E71251">
        <w:tab/>
        <w:t>a legal or equitable estate or interest in the land; or</w:t>
      </w:r>
    </w:p>
    <w:p w:rsidR="00DF436B" w:rsidRPr="00E71251" w:rsidRDefault="00DF436B" w:rsidP="00DF436B">
      <w:pPr>
        <w:pStyle w:val="paragraph"/>
      </w:pPr>
      <w:r w:rsidRPr="00E71251">
        <w:tab/>
        <w:t>(b)</w:t>
      </w:r>
      <w:r w:rsidRPr="00E71251">
        <w:tab/>
        <w:t>a right, power or privilege over, or in relation to, the land.</w:t>
      </w:r>
    </w:p>
    <w:p w:rsidR="00DF436B" w:rsidRPr="00E71251" w:rsidRDefault="00DF436B" w:rsidP="00DF436B">
      <w:pPr>
        <w:pStyle w:val="Definition"/>
      </w:pPr>
      <w:r w:rsidRPr="00E71251">
        <w:rPr>
          <w:b/>
          <w:i/>
        </w:rPr>
        <w:t>interim Trust</w:t>
      </w:r>
      <w:r w:rsidRPr="00E71251">
        <w:t xml:space="preserve"> means the advisory body known as the interim Trust and established by the Commonwealth to commence planning and public consultation in respect of certain Harbour land.</w:t>
      </w:r>
    </w:p>
    <w:p w:rsidR="00DF436B" w:rsidRPr="00E71251" w:rsidRDefault="00DF436B" w:rsidP="00DF436B">
      <w:pPr>
        <w:pStyle w:val="Definition"/>
      </w:pPr>
      <w:r w:rsidRPr="00E71251">
        <w:rPr>
          <w:b/>
          <w:i/>
        </w:rPr>
        <w:t xml:space="preserve">land </w:t>
      </w:r>
      <w:r w:rsidRPr="00E71251">
        <w:t>includes buildings and improvements on the land.</w:t>
      </w:r>
    </w:p>
    <w:p w:rsidR="00DF436B" w:rsidRPr="00E71251" w:rsidRDefault="00DF436B" w:rsidP="00DF436B">
      <w:pPr>
        <w:pStyle w:val="Definition"/>
      </w:pPr>
      <w:r w:rsidRPr="00E71251">
        <w:rPr>
          <w:b/>
          <w:i/>
        </w:rPr>
        <w:t xml:space="preserve">member </w:t>
      </w:r>
      <w:r w:rsidRPr="00E71251">
        <w:t>includes the Chair.</w:t>
      </w:r>
    </w:p>
    <w:p w:rsidR="00DF436B" w:rsidRPr="00E71251" w:rsidRDefault="00DF436B" w:rsidP="00DF436B">
      <w:pPr>
        <w:pStyle w:val="Definition"/>
      </w:pPr>
      <w:r w:rsidRPr="00E71251">
        <w:rPr>
          <w:b/>
          <w:i/>
        </w:rPr>
        <w:t xml:space="preserve">plan </w:t>
      </w:r>
      <w:r w:rsidRPr="00E71251">
        <w:t>means a plan prepared under Part</w:t>
      </w:r>
      <w:r w:rsidR="00E71251">
        <w:t> </w:t>
      </w:r>
      <w:r w:rsidRPr="00E71251">
        <w:t>5 of this Act.</w:t>
      </w:r>
    </w:p>
    <w:p w:rsidR="00DF436B" w:rsidRPr="00E71251" w:rsidRDefault="00DF436B" w:rsidP="00DF436B">
      <w:pPr>
        <w:pStyle w:val="Definition"/>
      </w:pPr>
      <w:r w:rsidRPr="00E71251">
        <w:rPr>
          <w:b/>
          <w:i/>
        </w:rPr>
        <w:t>plan area</w:t>
      </w:r>
      <w:r w:rsidRPr="00E71251">
        <w:t xml:space="preserve"> means the land covered by a plan under section</w:t>
      </w:r>
      <w:r w:rsidR="00E71251">
        <w:t> </w:t>
      </w:r>
      <w:r w:rsidRPr="00E71251">
        <w:t>27.</w:t>
      </w:r>
    </w:p>
    <w:p w:rsidR="00DF436B" w:rsidRPr="00E71251" w:rsidRDefault="00DF436B" w:rsidP="00DF436B">
      <w:pPr>
        <w:pStyle w:val="Definition"/>
      </w:pPr>
      <w:r w:rsidRPr="00E71251">
        <w:rPr>
          <w:b/>
          <w:i/>
        </w:rPr>
        <w:t>public employee</w:t>
      </w:r>
      <w:r w:rsidRPr="00E71251">
        <w:t xml:space="preserve"> means a person who is a full</w:t>
      </w:r>
      <w:r w:rsidR="00E71251">
        <w:noBreakHyphen/>
      </w:r>
      <w:r w:rsidRPr="00E71251">
        <w:t>time member, officer or employee of:</w:t>
      </w:r>
    </w:p>
    <w:p w:rsidR="00DF436B" w:rsidRPr="00E71251" w:rsidRDefault="00DF436B" w:rsidP="00DF436B">
      <w:pPr>
        <w:pStyle w:val="paragraph"/>
      </w:pPr>
      <w:r w:rsidRPr="00E71251">
        <w:tab/>
        <w:t>(a)</w:t>
      </w:r>
      <w:r w:rsidRPr="00E71251">
        <w:tab/>
        <w:t>the Australian Public Service; or</w:t>
      </w:r>
    </w:p>
    <w:p w:rsidR="00DF436B" w:rsidRPr="00E71251" w:rsidRDefault="00DF436B" w:rsidP="00DF436B">
      <w:pPr>
        <w:pStyle w:val="paragraph"/>
      </w:pPr>
      <w:r w:rsidRPr="00E71251">
        <w:tab/>
        <w:t>(b)</w:t>
      </w:r>
      <w:r w:rsidRPr="00E71251">
        <w:tab/>
        <w:t>the Public Service of a State or a Territory; or</w:t>
      </w:r>
    </w:p>
    <w:p w:rsidR="00DF436B" w:rsidRPr="00E71251" w:rsidRDefault="00DF436B" w:rsidP="00DF436B">
      <w:pPr>
        <w:pStyle w:val="paragraph"/>
      </w:pPr>
      <w:r w:rsidRPr="00E71251">
        <w:tab/>
        <w:t>(c)</w:t>
      </w:r>
      <w:r w:rsidRPr="00E71251">
        <w:tab/>
        <w:t>an authority of the Commonwealth or a State or a Territory; or</w:t>
      </w:r>
    </w:p>
    <w:p w:rsidR="00DF436B" w:rsidRPr="00E71251" w:rsidRDefault="00DF436B" w:rsidP="00DF436B">
      <w:pPr>
        <w:pStyle w:val="paragraph"/>
      </w:pPr>
      <w:r w:rsidRPr="00E71251">
        <w:tab/>
        <w:t>(d)</w:t>
      </w:r>
      <w:r w:rsidRPr="00E71251">
        <w:tab/>
        <w:t>local government.</w:t>
      </w:r>
    </w:p>
    <w:p w:rsidR="00DF436B" w:rsidRPr="00E71251" w:rsidRDefault="00DF436B" w:rsidP="00DF436B">
      <w:pPr>
        <w:pStyle w:val="Definition"/>
      </w:pPr>
      <w:r w:rsidRPr="00E71251">
        <w:rPr>
          <w:b/>
          <w:i/>
        </w:rPr>
        <w:t>public notice</w:t>
      </w:r>
      <w:r w:rsidRPr="00E71251">
        <w:t xml:space="preserve"> means a notice published:</w:t>
      </w:r>
    </w:p>
    <w:p w:rsidR="00DF436B" w:rsidRPr="00E71251" w:rsidRDefault="00DF436B" w:rsidP="00DF436B">
      <w:pPr>
        <w:pStyle w:val="paragraph"/>
      </w:pPr>
      <w:r w:rsidRPr="00E71251">
        <w:tab/>
        <w:t>(a)</w:t>
      </w:r>
      <w:r w:rsidRPr="00E71251">
        <w:tab/>
        <w:t xml:space="preserve">in the </w:t>
      </w:r>
      <w:r w:rsidRPr="00E71251">
        <w:rPr>
          <w:i/>
        </w:rPr>
        <w:t>Gazette</w:t>
      </w:r>
      <w:r w:rsidRPr="00E71251">
        <w:t>; and</w:t>
      </w:r>
    </w:p>
    <w:p w:rsidR="00DF436B" w:rsidRPr="00E71251" w:rsidRDefault="00DF436B" w:rsidP="00DF436B">
      <w:pPr>
        <w:pStyle w:val="paragraph"/>
      </w:pPr>
      <w:r w:rsidRPr="00E71251">
        <w:tab/>
        <w:t>(b)</w:t>
      </w:r>
      <w:r w:rsidRPr="00E71251">
        <w:tab/>
        <w:t xml:space="preserve">in a daily newspaper circulating in the </w:t>
      </w:r>
      <w:smartTag w:uri="urn:schemas-microsoft-com:office:smarttags" w:element="City">
        <w:smartTag w:uri="urn:schemas-microsoft-com:office:smarttags" w:element="place">
          <w:r w:rsidRPr="00E71251">
            <w:t>Sydney</w:t>
          </w:r>
        </w:smartTag>
      </w:smartTag>
      <w:r w:rsidRPr="00E71251">
        <w:t xml:space="preserve"> region; and</w:t>
      </w:r>
    </w:p>
    <w:p w:rsidR="00DF436B" w:rsidRPr="00E71251" w:rsidRDefault="00DF436B" w:rsidP="00DF436B">
      <w:pPr>
        <w:pStyle w:val="paragraph"/>
      </w:pPr>
      <w:r w:rsidRPr="00E71251">
        <w:tab/>
        <w:t>(c)</w:t>
      </w:r>
      <w:r w:rsidRPr="00E71251">
        <w:tab/>
        <w:t>in a local newspaper circulating in the area concerned.</w:t>
      </w:r>
    </w:p>
    <w:p w:rsidR="00DF436B" w:rsidRPr="00E71251" w:rsidRDefault="00DF436B" w:rsidP="00DF436B">
      <w:pPr>
        <w:pStyle w:val="Definition"/>
      </w:pPr>
      <w:r w:rsidRPr="00E71251">
        <w:rPr>
          <w:b/>
          <w:i/>
        </w:rPr>
        <w:t xml:space="preserve">repeal time </w:t>
      </w:r>
      <w:r w:rsidRPr="00E71251">
        <w:t>means the time at which this Act is repealed under section</w:t>
      </w:r>
      <w:r w:rsidR="00E71251">
        <w:t> </w:t>
      </w:r>
      <w:r w:rsidRPr="00E71251">
        <w:t>66.</w:t>
      </w:r>
    </w:p>
    <w:p w:rsidR="00DF436B" w:rsidRPr="00E71251" w:rsidRDefault="00DF436B" w:rsidP="00DF436B">
      <w:pPr>
        <w:pStyle w:val="Definition"/>
      </w:pPr>
      <w:r w:rsidRPr="00E71251">
        <w:rPr>
          <w:b/>
          <w:i/>
        </w:rPr>
        <w:t>suitable person</w:t>
      </w:r>
      <w:r w:rsidRPr="00E71251">
        <w:t>,</w:t>
      </w:r>
      <w:r w:rsidRPr="00E71251">
        <w:rPr>
          <w:i/>
        </w:rPr>
        <w:t xml:space="preserve"> </w:t>
      </w:r>
      <w:r w:rsidRPr="00E71251">
        <w:t>in respect of a member, means a person with qualifications or experience relevant to one or more of the following fields:</w:t>
      </w:r>
    </w:p>
    <w:p w:rsidR="00DF436B" w:rsidRPr="00E71251" w:rsidRDefault="00DF436B" w:rsidP="00DF436B">
      <w:pPr>
        <w:pStyle w:val="paragraph"/>
      </w:pPr>
      <w:r w:rsidRPr="00E71251">
        <w:tab/>
        <w:t>(a)</w:t>
      </w:r>
      <w:r w:rsidRPr="00E71251">
        <w:tab/>
        <w:t>environmental and heritage conservation;</w:t>
      </w:r>
    </w:p>
    <w:p w:rsidR="00DF436B" w:rsidRPr="00E71251" w:rsidRDefault="00DF436B" w:rsidP="00DF436B">
      <w:pPr>
        <w:pStyle w:val="paragraph"/>
      </w:pPr>
      <w:r w:rsidRPr="00E71251">
        <w:tab/>
        <w:t>(b)</w:t>
      </w:r>
      <w:r w:rsidRPr="00E71251">
        <w:tab/>
        <w:t>indigenous culture;</w:t>
      </w:r>
    </w:p>
    <w:p w:rsidR="00DF436B" w:rsidRPr="00E71251" w:rsidRDefault="00DF436B" w:rsidP="00DF436B">
      <w:pPr>
        <w:pStyle w:val="paragraph"/>
      </w:pPr>
      <w:r w:rsidRPr="00E71251">
        <w:tab/>
        <w:t>(c)</w:t>
      </w:r>
      <w:r w:rsidRPr="00E71251">
        <w:tab/>
        <w:t>land planning and management;</w:t>
      </w:r>
    </w:p>
    <w:p w:rsidR="00DF436B" w:rsidRPr="00E71251" w:rsidRDefault="00DF436B" w:rsidP="00DF436B">
      <w:pPr>
        <w:pStyle w:val="paragraph"/>
      </w:pPr>
      <w:r w:rsidRPr="00E71251">
        <w:tab/>
        <w:t>(d)</w:t>
      </w:r>
      <w:r w:rsidRPr="00E71251">
        <w:tab/>
        <w:t>business management;</w:t>
      </w:r>
    </w:p>
    <w:p w:rsidR="00DF436B" w:rsidRPr="00E71251" w:rsidRDefault="00DF436B" w:rsidP="00DF436B">
      <w:pPr>
        <w:pStyle w:val="subsection2"/>
      </w:pPr>
      <w:r w:rsidRPr="00E71251">
        <w:t>and any other field relevant to the Trust’s functions.</w:t>
      </w:r>
    </w:p>
    <w:p w:rsidR="00DF436B" w:rsidRPr="00E71251" w:rsidRDefault="00DF436B" w:rsidP="00DF436B">
      <w:pPr>
        <w:pStyle w:val="Definition"/>
      </w:pPr>
      <w:r w:rsidRPr="00E71251">
        <w:rPr>
          <w:b/>
          <w:i/>
        </w:rPr>
        <w:t>Trust</w:t>
      </w:r>
      <w:r w:rsidRPr="00E71251">
        <w:t xml:space="preserve"> means the Sydney Harbour Federation Trust established by section</w:t>
      </w:r>
      <w:r w:rsidR="00E71251">
        <w:t> </w:t>
      </w:r>
      <w:r w:rsidRPr="00E71251">
        <w:t>5.</w:t>
      </w:r>
    </w:p>
    <w:p w:rsidR="00DF436B" w:rsidRPr="00E71251" w:rsidRDefault="00DF436B" w:rsidP="00DF436B">
      <w:pPr>
        <w:pStyle w:val="Definition"/>
      </w:pPr>
      <w:r w:rsidRPr="00E71251">
        <w:rPr>
          <w:b/>
          <w:i/>
        </w:rPr>
        <w:t>Trust land</w:t>
      </w:r>
      <w:r w:rsidRPr="00E71251">
        <w:t xml:space="preserve"> means any land that:</w:t>
      </w:r>
    </w:p>
    <w:p w:rsidR="00DF436B" w:rsidRPr="00E71251" w:rsidRDefault="00DF436B" w:rsidP="00DF436B">
      <w:pPr>
        <w:pStyle w:val="paragraph"/>
      </w:pPr>
      <w:r w:rsidRPr="00E71251">
        <w:tab/>
        <w:t>(a)</w:t>
      </w:r>
      <w:r w:rsidRPr="00E71251">
        <w:tab/>
        <w:t>vests in the Trust; and</w:t>
      </w:r>
    </w:p>
    <w:p w:rsidR="00DF436B" w:rsidRPr="00E71251" w:rsidRDefault="00DF436B" w:rsidP="00DF436B">
      <w:pPr>
        <w:pStyle w:val="paragraph"/>
      </w:pPr>
      <w:r w:rsidRPr="00E71251">
        <w:tab/>
        <w:t>(b)</w:t>
      </w:r>
      <w:r w:rsidRPr="00E71251">
        <w:tab/>
        <w:t>is held by the Trust from time to time for and on behalf of the Commonwealth;</w:t>
      </w:r>
    </w:p>
    <w:p w:rsidR="00DF436B" w:rsidRPr="00E71251" w:rsidRDefault="00DF436B" w:rsidP="00DF436B">
      <w:pPr>
        <w:pStyle w:val="subsection2"/>
      </w:pPr>
      <w:r w:rsidRPr="00E71251">
        <w:t>under section</w:t>
      </w:r>
      <w:r w:rsidR="00E71251">
        <w:t> </w:t>
      </w:r>
      <w:r w:rsidRPr="00E71251">
        <w:t>22.</w:t>
      </w:r>
    </w:p>
    <w:p w:rsidR="00DF436B" w:rsidRPr="00E71251" w:rsidRDefault="00DF436B" w:rsidP="00DF436B">
      <w:pPr>
        <w:pStyle w:val="Definition"/>
      </w:pPr>
      <w:r w:rsidRPr="00E71251">
        <w:rPr>
          <w:b/>
          <w:i/>
        </w:rPr>
        <w:t>Trust land site</w:t>
      </w:r>
      <w:r w:rsidRPr="00E71251">
        <w:t xml:space="preserve"> means:</w:t>
      </w:r>
    </w:p>
    <w:p w:rsidR="00DF436B" w:rsidRPr="00E71251" w:rsidRDefault="00DF436B" w:rsidP="00DF436B">
      <w:pPr>
        <w:pStyle w:val="paragraph"/>
      </w:pPr>
      <w:r w:rsidRPr="00E71251">
        <w:tab/>
        <w:t>(a)</w:t>
      </w:r>
      <w:r w:rsidRPr="00E71251">
        <w:tab/>
        <w:t>the sites mentioned in Schedules</w:t>
      </w:r>
      <w:r w:rsidR="00E71251">
        <w:t> </w:t>
      </w:r>
      <w:r w:rsidRPr="00E71251">
        <w:t>1 and 2; or</w:t>
      </w:r>
    </w:p>
    <w:p w:rsidR="00DF436B" w:rsidRPr="00E71251" w:rsidRDefault="00DF436B" w:rsidP="00DF436B">
      <w:pPr>
        <w:pStyle w:val="paragraph"/>
      </w:pPr>
      <w:r w:rsidRPr="00E71251">
        <w:tab/>
        <w:t>(b)</w:t>
      </w:r>
      <w:r w:rsidRPr="00E71251">
        <w:tab/>
        <w:t xml:space="preserve">land specified in a notice published in the </w:t>
      </w:r>
      <w:r w:rsidRPr="00E71251">
        <w:rPr>
          <w:i/>
        </w:rPr>
        <w:t>Gazette</w:t>
      </w:r>
      <w:r w:rsidRPr="00E71251">
        <w:t xml:space="preserve"> under subsection 21(2).</w:t>
      </w:r>
    </w:p>
    <w:p w:rsidR="00DF436B" w:rsidRPr="00E71251" w:rsidRDefault="00DF436B" w:rsidP="00DF436B">
      <w:pPr>
        <w:pStyle w:val="ActHead5"/>
      </w:pPr>
      <w:bookmarkStart w:id="5" w:name="_Toc178741164"/>
      <w:r w:rsidRPr="00E71251">
        <w:rPr>
          <w:rStyle w:val="CharSectno"/>
        </w:rPr>
        <w:t>4</w:t>
      </w:r>
      <w:r w:rsidRPr="00E71251">
        <w:t xml:space="preserve">  Act binds the Crown</w:t>
      </w:r>
      <w:bookmarkEnd w:id="5"/>
    </w:p>
    <w:p w:rsidR="00DF436B" w:rsidRPr="00E71251" w:rsidRDefault="00DF436B" w:rsidP="00DF436B">
      <w:pPr>
        <w:pStyle w:val="subsection"/>
      </w:pPr>
      <w:r w:rsidRPr="00E71251">
        <w:tab/>
      </w:r>
      <w:r w:rsidRPr="00E71251">
        <w:tab/>
        <w:t>This Act binds the Crown in each of its capacities.</w:t>
      </w:r>
    </w:p>
    <w:p w:rsidR="00DF436B" w:rsidRPr="00E71251" w:rsidRDefault="00DF436B" w:rsidP="00DF436B">
      <w:pPr>
        <w:pStyle w:val="PageBreak"/>
      </w:pPr>
      <w:r w:rsidRPr="00E71251">
        <w:br w:type="page"/>
      </w:r>
    </w:p>
    <w:p w:rsidR="00DF436B" w:rsidRPr="00E71251" w:rsidRDefault="00DF436B" w:rsidP="00DF436B">
      <w:pPr>
        <w:pStyle w:val="ActHead2"/>
      </w:pPr>
      <w:bookmarkStart w:id="6" w:name="_Toc178741165"/>
      <w:r w:rsidRPr="00E71251">
        <w:rPr>
          <w:rStyle w:val="CharPartNo"/>
        </w:rPr>
        <w:t>Part</w:t>
      </w:r>
      <w:r w:rsidR="00E71251">
        <w:rPr>
          <w:rStyle w:val="CharPartNo"/>
        </w:rPr>
        <w:t> </w:t>
      </w:r>
      <w:r w:rsidRPr="00E71251">
        <w:rPr>
          <w:rStyle w:val="CharPartNo"/>
        </w:rPr>
        <w:t>2</w:t>
      </w:r>
      <w:r w:rsidRPr="00E71251">
        <w:t>—</w:t>
      </w:r>
      <w:r w:rsidRPr="00E71251">
        <w:rPr>
          <w:rStyle w:val="CharPartText"/>
        </w:rPr>
        <w:t>Establishment of the Trust</w:t>
      </w:r>
      <w:bookmarkEnd w:id="6"/>
    </w:p>
    <w:p w:rsidR="00DF436B" w:rsidRPr="00E71251" w:rsidRDefault="00DF436B" w:rsidP="00DF436B">
      <w:pPr>
        <w:pStyle w:val="Header"/>
      </w:pPr>
      <w:r w:rsidRPr="00E71251">
        <w:rPr>
          <w:rStyle w:val="CharDivNo"/>
        </w:rPr>
        <w:t xml:space="preserve"> </w:t>
      </w:r>
      <w:r w:rsidRPr="00E71251">
        <w:rPr>
          <w:rStyle w:val="CharDivText"/>
        </w:rPr>
        <w:t xml:space="preserve"> </w:t>
      </w:r>
    </w:p>
    <w:p w:rsidR="00DF436B" w:rsidRPr="00E71251" w:rsidRDefault="00DF436B" w:rsidP="00DF436B">
      <w:pPr>
        <w:pStyle w:val="ActHead5"/>
      </w:pPr>
      <w:bookmarkStart w:id="7" w:name="_Toc178741166"/>
      <w:r w:rsidRPr="00E71251">
        <w:rPr>
          <w:rStyle w:val="CharSectno"/>
        </w:rPr>
        <w:t>5</w:t>
      </w:r>
      <w:r w:rsidRPr="00E71251">
        <w:t xml:space="preserve">  Establishment</w:t>
      </w:r>
      <w:bookmarkEnd w:id="7"/>
    </w:p>
    <w:p w:rsidR="00DF436B" w:rsidRPr="00E71251" w:rsidRDefault="00DF436B" w:rsidP="00DF436B">
      <w:pPr>
        <w:pStyle w:val="subsection"/>
      </w:pPr>
      <w:r w:rsidRPr="00E71251">
        <w:tab/>
        <w:t>(1)</w:t>
      </w:r>
      <w:r w:rsidRPr="00E71251">
        <w:tab/>
        <w:t>The Sydney Harbour Federation Trust is established by this section.</w:t>
      </w:r>
    </w:p>
    <w:p w:rsidR="00DF436B" w:rsidRPr="00E71251" w:rsidRDefault="00DF436B" w:rsidP="00DF436B">
      <w:pPr>
        <w:pStyle w:val="subsection"/>
      </w:pPr>
      <w:r w:rsidRPr="00E71251">
        <w:tab/>
        <w:t>(2)</w:t>
      </w:r>
      <w:r w:rsidRPr="00E71251">
        <w:tab/>
        <w:t>The Trust:</w:t>
      </w:r>
    </w:p>
    <w:p w:rsidR="00DF436B" w:rsidRPr="00E71251" w:rsidRDefault="00DF436B" w:rsidP="00DF436B">
      <w:pPr>
        <w:pStyle w:val="paragraph"/>
      </w:pPr>
      <w:r w:rsidRPr="00E71251">
        <w:tab/>
        <w:t>(a)</w:t>
      </w:r>
      <w:r w:rsidRPr="00E71251">
        <w:tab/>
        <w:t>is a body corporate with perpetual succession; and</w:t>
      </w:r>
    </w:p>
    <w:p w:rsidR="00DF436B" w:rsidRPr="00E71251" w:rsidRDefault="00DF436B" w:rsidP="00DF436B">
      <w:pPr>
        <w:pStyle w:val="paragraph"/>
      </w:pPr>
      <w:r w:rsidRPr="00E71251">
        <w:tab/>
        <w:t>(b)</w:t>
      </w:r>
      <w:r w:rsidRPr="00E71251">
        <w:tab/>
        <w:t>may</w:t>
      </w:r>
      <w:r w:rsidRPr="00E71251">
        <w:rPr>
          <w:i/>
        </w:rPr>
        <w:t xml:space="preserve"> </w:t>
      </w:r>
      <w:r w:rsidRPr="00E71251">
        <w:t>have a common seal; and</w:t>
      </w:r>
    </w:p>
    <w:p w:rsidR="00DF436B" w:rsidRPr="00E71251" w:rsidRDefault="00DF436B" w:rsidP="00DF436B">
      <w:pPr>
        <w:pStyle w:val="paragraph"/>
      </w:pPr>
      <w:r w:rsidRPr="00E71251">
        <w:tab/>
        <w:t>(c)</w:t>
      </w:r>
      <w:r w:rsidRPr="00E71251">
        <w:tab/>
        <w:t>may sue and be sued in its corporate name.</w:t>
      </w:r>
    </w:p>
    <w:p w:rsidR="00DF436B" w:rsidRPr="00E71251" w:rsidRDefault="00DF436B" w:rsidP="00DF436B">
      <w:pPr>
        <w:pStyle w:val="notetext"/>
      </w:pPr>
      <w:r w:rsidRPr="00E71251">
        <w:t>Note:</w:t>
      </w:r>
      <w:r w:rsidRPr="00E71251">
        <w:tab/>
        <w:t xml:space="preserve">The </w:t>
      </w:r>
      <w:r w:rsidRPr="00E71251">
        <w:rPr>
          <w:i/>
        </w:rPr>
        <w:t xml:space="preserve">Commonwealth Authorities and Companies Act 1997 </w:t>
      </w:r>
      <w:r w:rsidRPr="00E71251">
        <w:t>applies to the Trust. That Act deals with matters relating to Commonwealth authorities, including reporting and accountability, banking and investment, and conduct of officers.</w:t>
      </w:r>
    </w:p>
    <w:p w:rsidR="00DF436B" w:rsidRPr="00E71251" w:rsidRDefault="00DF436B" w:rsidP="00DF436B">
      <w:pPr>
        <w:pStyle w:val="subsection"/>
      </w:pPr>
      <w:r w:rsidRPr="00E71251">
        <w:tab/>
        <w:t>(3)</w:t>
      </w:r>
      <w:r w:rsidRPr="00E71251">
        <w:tab/>
        <w:t>All courts, judges and persons acting judicially must:</w:t>
      </w:r>
    </w:p>
    <w:p w:rsidR="00DF436B" w:rsidRPr="00E71251" w:rsidRDefault="00DF436B" w:rsidP="00DF436B">
      <w:pPr>
        <w:pStyle w:val="paragraph"/>
      </w:pPr>
      <w:r w:rsidRPr="00E71251">
        <w:tab/>
        <w:t>(a)</w:t>
      </w:r>
      <w:r w:rsidRPr="00E71251">
        <w:tab/>
        <w:t>take notice of the imprint of the common seal of the Trust appearing on a document; and</w:t>
      </w:r>
    </w:p>
    <w:p w:rsidR="00DF436B" w:rsidRPr="00E71251" w:rsidRDefault="00DF436B" w:rsidP="00DF436B">
      <w:pPr>
        <w:pStyle w:val="paragraph"/>
      </w:pPr>
      <w:r w:rsidRPr="00E71251">
        <w:tab/>
        <w:t>(b)</w:t>
      </w:r>
      <w:r w:rsidRPr="00E71251">
        <w:tab/>
        <w:t>presume that the document was duly sealed.</w:t>
      </w:r>
    </w:p>
    <w:p w:rsidR="00DF436B" w:rsidRPr="00E71251" w:rsidRDefault="00DF436B" w:rsidP="00DF436B">
      <w:pPr>
        <w:pStyle w:val="ActHead5"/>
      </w:pPr>
      <w:bookmarkStart w:id="8" w:name="_Toc178741167"/>
      <w:r w:rsidRPr="00E71251">
        <w:rPr>
          <w:rStyle w:val="CharSectno"/>
        </w:rPr>
        <w:t>6</w:t>
      </w:r>
      <w:r w:rsidRPr="00E71251">
        <w:t xml:space="preserve">  Objects</w:t>
      </w:r>
      <w:bookmarkEnd w:id="8"/>
    </w:p>
    <w:p w:rsidR="00DF436B" w:rsidRPr="00E71251" w:rsidRDefault="00DF436B" w:rsidP="00DF436B">
      <w:pPr>
        <w:pStyle w:val="subsection"/>
      </w:pPr>
      <w:r w:rsidRPr="00E71251">
        <w:tab/>
      </w:r>
      <w:r w:rsidRPr="00E71251">
        <w:tab/>
        <w:t>The objects of the Trust are the following:</w:t>
      </w:r>
    </w:p>
    <w:p w:rsidR="00DF436B" w:rsidRPr="00E71251" w:rsidRDefault="00DF436B" w:rsidP="00DF436B">
      <w:pPr>
        <w:pStyle w:val="paragraph"/>
      </w:pPr>
      <w:r w:rsidRPr="00E71251">
        <w:tab/>
        <w:t>(a)</w:t>
      </w:r>
      <w:r w:rsidRPr="00E71251">
        <w:tab/>
        <w:t xml:space="preserve">to ensure that management of Trust land contributes to enhancing the amenity of the </w:t>
      </w:r>
      <w:smartTag w:uri="urn:schemas-microsoft-com:office:smarttags" w:element="place">
        <w:smartTag w:uri="urn:schemas-microsoft-com:office:smarttags" w:element="PlaceName">
          <w:r w:rsidRPr="00E71251">
            <w:t>Sydney</w:t>
          </w:r>
        </w:smartTag>
        <w:r w:rsidRPr="00E71251">
          <w:t xml:space="preserve"> </w:t>
        </w:r>
        <w:smartTag w:uri="urn:schemas-microsoft-com:office:smarttags" w:element="PlaceName">
          <w:r w:rsidRPr="00E71251">
            <w:t>Harbour</w:t>
          </w:r>
        </w:smartTag>
      </w:smartTag>
      <w:r w:rsidRPr="00E71251">
        <w:t xml:space="preserve"> region;</w:t>
      </w:r>
    </w:p>
    <w:p w:rsidR="00DF436B" w:rsidRPr="00E71251" w:rsidRDefault="00DF436B" w:rsidP="00DF436B">
      <w:pPr>
        <w:pStyle w:val="paragraph"/>
      </w:pPr>
      <w:r w:rsidRPr="00E71251">
        <w:tab/>
        <w:t>(b)</w:t>
      </w:r>
      <w:r w:rsidRPr="00E71251">
        <w:tab/>
        <w:t>to protect, conserve and interpret the environmental and heritage values of Trust land;</w:t>
      </w:r>
    </w:p>
    <w:p w:rsidR="00DF436B" w:rsidRPr="00E71251" w:rsidRDefault="00DF436B" w:rsidP="00DF436B">
      <w:pPr>
        <w:pStyle w:val="paragraph"/>
      </w:pPr>
      <w:r w:rsidRPr="00E71251">
        <w:tab/>
        <w:t>(c)</w:t>
      </w:r>
      <w:r w:rsidRPr="00E71251">
        <w:tab/>
        <w:t>to maximise public access to Trust land;</w:t>
      </w:r>
    </w:p>
    <w:p w:rsidR="00DF436B" w:rsidRPr="00E71251" w:rsidRDefault="00DF436B" w:rsidP="00DF436B">
      <w:pPr>
        <w:pStyle w:val="paragraph"/>
      </w:pPr>
      <w:r w:rsidRPr="00E71251">
        <w:tab/>
        <w:t>(d)</w:t>
      </w:r>
      <w:r w:rsidRPr="00E71251">
        <w:tab/>
        <w:t>to establish and manage suitable Trust land as a park on behalf of the Commonwealth as the national government;</w:t>
      </w:r>
    </w:p>
    <w:p w:rsidR="00DF436B" w:rsidRPr="00E71251" w:rsidRDefault="00DF436B" w:rsidP="00DF436B">
      <w:pPr>
        <w:pStyle w:val="paragraph"/>
      </w:pPr>
      <w:r w:rsidRPr="00E71251">
        <w:tab/>
        <w:t>(e)</w:t>
      </w:r>
      <w:r w:rsidRPr="00E71251">
        <w:tab/>
        <w:t>to co</w:t>
      </w:r>
      <w:r w:rsidR="00E71251">
        <w:noBreakHyphen/>
      </w:r>
      <w:r w:rsidRPr="00E71251">
        <w:t>operate with other Commonwealth bodies that have a connection with any Harbour land in managing that land;</w:t>
      </w:r>
    </w:p>
    <w:p w:rsidR="00DF436B" w:rsidRPr="00E71251" w:rsidRDefault="00DF436B" w:rsidP="00DF436B">
      <w:pPr>
        <w:pStyle w:val="paragraph"/>
      </w:pPr>
      <w:r w:rsidRPr="00E71251">
        <w:tab/>
        <w:t>(f)</w:t>
      </w:r>
      <w:r w:rsidRPr="00E71251">
        <w:tab/>
        <w:t>to co</w:t>
      </w:r>
      <w:r w:rsidR="00E71251">
        <w:noBreakHyphen/>
      </w:r>
      <w:r w:rsidRPr="00E71251">
        <w:t xml:space="preserve">operate with </w:t>
      </w:r>
      <w:smartTag w:uri="urn:schemas-microsoft-com:office:smarttags" w:element="State">
        <w:smartTag w:uri="urn:schemas-microsoft-com:office:smarttags" w:element="place">
          <w:r w:rsidRPr="00E71251">
            <w:t>New South Wales</w:t>
          </w:r>
        </w:smartTag>
      </w:smartTag>
      <w:r w:rsidRPr="00E71251">
        <w:t>, affected councils and the community in furthering the above objects.</w:t>
      </w:r>
    </w:p>
    <w:p w:rsidR="00DF436B" w:rsidRPr="00E71251" w:rsidRDefault="00DF436B" w:rsidP="00E71251">
      <w:pPr>
        <w:pStyle w:val="ActHead5"/>
      </w:pPr>
      <w:bookmarkStart w:id="9" w:name="_Toc178741168"/>
      <w:r w:rsidRPr="00E71251">
        <w:rPr>
          <w:rStyle w:val="CharSectno"/>
        </w:rPr>
        <w:t>7</w:t>
      </w:r>
      <w:r w:rsidRPr="00E71251">
        <w:t xml:space="preserve">  Functions</w:t>
      </w:r>
      <w:bookmarkEnd w:id="9"/>
    </w:p>
    <w:p w:rsidR="00DF436B" w:rsidRPr="00E71251" w:rsidRDefault="00DF436B" w:rsidP="00E71251">
      <w:pPr>
        <w:pStyle w:val="subsection"/>
        <w:keepNext/>
        <w:keepLines/>
      </w:pPr>
      <w:r w:rsidRPr="00E71251">
        <w:tab/>
      </w:r>
      <w:r w:rsidRPr="00E71251">
        <w:tab/>
        <w:t>The functions of the Trust are the following:</w:t>
      </w:r>
    </w:p>
    <w:p w:rsidR="00DF436B" w:rsidRPr="00E71251" w:rsidRDefault="00DF436B" w:rsidP="00E71251">
      <w:pPr>
        <w:pStyle w:val="paragraph"/>
        <w:keepNext/>
        <w:keepLines/>
      </w:pPr>
      <w:r w:rsidRPr="00E71251">
        <w:tab/>
        <w:t>(a)</w:t>
      </w:r>
      <w:r w:rsidRPr="00E71251">
        <w:tab/>
        <w:t>to hold Trust land for and on behalf of the Commonwealth;</w:t>
      </w:r>
    </w:p>
    <w:p w:rsidR="00DF436B" w:rsidRPr="00E71251" w:rsidRDefault="00DF436B" w:rsidP="00E71251">
      <w:pPr>
        <w:pStyle w:val="paragraph"/>
        <w:keepNext/>
        <w:keepLines/>
      </w:pPr>
      <w:r w:rsidRPr="00E71251">
        <w:tab/>
        <w:t>(b)</w:t>
      </w:r>
      <w:r w:rsidRPr="00E71251">
        <w:tab/>
        <w:t>to undertake community consultation on the management and conservation of Trust land;</w:t>
      </w:r>
    </w:p>
    <w:p w:rsidR="00DF436B" w:rsidRPr="00E71251" w:rsidRDefault="00DF436B" w:rsidP="00DF436B">
      <w:pPr>
        <w:pStyle w:val="paragraph"/>
      </w:pPr>
      <w:r w:rsidRPr="00E71251">
        <w:tab/>
        <w:t>(c)</w:t>
      </w:r>
      <w:r w:rsidRPr="00E71251">
        <w:tab/>
        <w:t>to do the things referred to in section</w:t>
      </w:r>
      <w:r w:rsidR="00E71251">
        <w:t> </w:t>
      </w:r>
      <w:r w:rsidRPr="00E71251">
        <w:t>38A before plans take effect for an area of Trust land;</w:t>
      </w:r>
    </w:p>
    <w:p w:rsidR="00DF436B" w:rsidRPr="00E71251" w:rsidRDefault="00DF436B" w:rsidP="00DF436B">
      <w:pPr>
        <w:pStyle w:val="paragraph"/>
      </w:pPr>
      <w:r w:rsidRPr="00E71251">
        <w:tab/>
        <w:t>(d)</w:t>
      </w:r>
      <w:r w:rsidRPr="00E71251">
        <w:tab/>
        <w:t>to develop draft plans in respect of Trust land and any other Harbour land in furthering the objects, and performing other functions, of the Trust;</w:t>
      </w:r>
    </w:p>
    <w:p w:rsidR="00DF436B" w:rsidRPr="00E71251" w:rsidRDefault="00DF436B" w:rsidP="00DF436B">
      <w:pPr>
        <w:pStyle w:val="paragraph"/>
      </w:pPr>
      <w:r w:rsidRPr="00E71251">
        <w:tab/>
        <w:t>(e)</w:t>
      </w:r>
      <w:r w:rsidRPr="00E71251">
        <w:tab/>
        <w:t>to rehabilitate, remediate, develop, enhance and manage Trust land, by itself or in co</w:t>
      </w:r>
      <w:r w:rsidR="00E71251">
        <w:noBreakHyphen/>
      </w:r>
      <w:r w:rsidRPr="00E71251">
        <w:t>operation with other institutions or persons, in accordance with the plans;</w:t>
      </w:r>
    </w:p>
    <w:p w:rsidR="00DF436B" w:rsidRPr="00E71251" w:rsidRDefault="00DF436B" w:rsidP="00DF436B">
      <w:pPr>
        <w:pStyle w:val="paragraph"/>
      </w:pPr>
      <w:r w:rsidRPr="00E71251">
        <w:tab/>
        <w:t>(f)</w:t>
      </w:r>
      <w:r w:rsidRPr="00E71251">
        <w:tab/>
        <w:t>to make recommendations to the Minister on:</w:t>
      </w:r>
    </w:p>
    <w:p w:rsidR="00DF436B" w:rsidRPr="00E71251" w:rsidRDefault="00DF436B" w:rsidP="00DF436B">
      <w:pPr>
        <w:pStyle w:val="paragraphsub"/>
      </w:pPr>
      <w:r w:rsidRPr="00E71251">
        <w:tab/>
        <w:t>(i)</w:t>
      </w:r>
      <w:r w:rsidRPr="00E71251">
        <w:tab/>
        <w:t>plans; and</w:t>
      </w:r>
    </w:p>
    <w:p w:rsidR="00DF436B" w:rsidRPr="00E71251" w:rsidRDefault="00DF436B" w:rsidP="00DF436B">
      <w:pPr>
        <w:pStyle w:val="paragraphsub"/>
      </w:pPr>
      <w:r w:rsidRPr="00E71251">
        <w:tab/>
        <w:t>(ii)</w:t>
      </w:r>
      <w:r w:rsidRPr="00E71251">
        <w:tab/>
        <w:t>the proposed transfer of any Trust land;</w:t>
      </w:r>
    </w:p>
    <w:p w:rsidR="00DF436B" w:rsidRPr="00E71251" w:rsidRDefault="00DF436B" w:rsidP="00DF436B">
      <w:pPr>
        <w:pStyle w:val="paragraph"/>
      </w:pPr>
      <w:r w:rsidRPr="00E71251">
        <w:tab/>
        <w:t>(g)</w:t>
      </w:r>
      <w:r w:rsidRPr="00E71251">
        <w:tab/>
        <w:t>to promote appreciation of Trust land, in particular its environmental and heritage values;</w:t>
      </w:r>
    </w:p>
    <w:p w:rsidR="00DF436B" w:rsidRPr="00E71251" w:rsidRDefault="00DF436B" w:rsidP="00DF436B">
      <w:pPr>
        <w:pStyle w:val="paragraph"/>
      </w:pPr>
      <w:r w:rsidRPr="00E71251">
        <w:tab/>
        <w:t>(h)</w:t>
      </w:r>
      <w:r w:rsidRPr="00E71251">
        <w:tab/>
        <w:t>to provide services and funding to other Commonwealth bodies in furthering the objects, and performing other functions, of the Trust;</w:t>
      </w:r>
    </w:p>
    <w:p w:rsidR="00DF436B" w:rsidRPr="00E71251" w:rsidRDefault="00DF436B" w:rsidP="00DF436B">
      <w:pPr>
        <w:pStyle w:val="paragraph"/>
      </w:pPr>
      <w:r w:rsidRPr="00E71251">
        <w:tab/>
        <w:t>(i)</w:t>
      </w:r>
      <w:r w:rsidRPr="00E71251">
        <w:tab/>
        <w:t>anything incidental to or conducive to the performance of its other functions.</w:t>
      </w:r>
    </w:p>
    <w:p w:rsidR="00DF436B" w:rsidRPr="00E71251" w:rsidRDefault="00DF436B" w:rsidP="00DF436B">
      <w:pPr>
        <w:pStyle w:val="ActHead5"/>
      </w:pPr>
      <w:bookmarkStart w:id="10" w:name="_Toc178741169"/>
      <w:r w:rsidRPr="00E71251">
        <w:rPr>
          <w:rStyle w:val="CharSectno"/>
        </w:rPr>
        <w:t>8</w:t>
      </w:r>
      <w:r w:rsidRPr="00E71251">
        <w:t xml:space="preserve">  Powers</w:t>
      </w:r>
      <w:bookmarkEnd w:id="10"/>
    </w:p>
    <w:p w:rsidR="00DF436B" w:rsidRPr="00E71251" w:rsidRDefault="00DF436B" w:rsidP="00DF436B">
      <w:pPr>
        <w:pStyle w:val="subsection"/>
      </w:pPr>
      <w:r w:rsidRPr="00E71251">
        <w:tab/>
        <w:t>(1)</w:t>
      </w:r>
      <w:r w:rsidRPr="00E71251">
        <w:tab/>
        <w:t>The Trust has power to do all things necessary or convenient to be done for or in connection with the performance of its functions.</w:t>
      </w:r>
    </w:p>
    <w:p w:rsidR="00DF436B" w:rsidRPr="00E71251" w:rsidRDefault="00DF436B" w:rsidP="00DF436B">
      <w:pPr>
        <w:pStyle w:val="subsection"/>
      </w:pPr>
      <w:r w:rsidRPr="00E71251">
        <w:tab/>
        <w:t>(2)</w:t>
      </w:r>
      <w:r w:rsidRPr="00E71251">
        <w:tab/>
        <w:t>The Trust’s powers include, but are not limited to, the following powers:</w:t>
      </w:r>
    </w:p>
    <w:p w:rsidR="00DF436B" w:rsidRPr="00E71251" w:rsidRDefault="00DF436B" w:rsidP="00DF436B">
      <w:pPr>
        <w:pStyle w:val="paragraph"/>
      </w:pPr>
      <w:r w:rsidRPr="00E71251">
        <w:tab/>
        <w:t>(a)</w:t>
      </w:r>
      <w:r w:rsidRPr="00E71251">
        <w:tab/>
        <w:t xml:space="preserve">negotiate with other Commonwealth bodies and with </w:t>
      </w:r>
      <w:smartTag w:uri="urn:schemas-microsoft-com:office:smarttags" w:element="State">
        <w:smartTag w:uri="urn:schemas-microsoft-com:office:smarttags" w:element="place">
          <w:r w:rsidRPr="00E71251">
            <w:t>New South Wales</w:t>
          </w:r>
        </w:smartTag>
      </w:smartTag>
      <w:r w:rsidRPr="00E71251">
        <w:t xml:space="preserve"> and affected councils;</w:t>
      </w:r>
    </w:p>
    <w:p w:rsidR="00DF436B" w:rsidRPr="00E71251" w:rsidRDefault="00DF436B" w:rsidP="00DF436B">
      <w:pPr>
        <w:pStyle w:val="paragraph"/>
      </w:pPr>
      <w:r w:rsidRPr="00E71251">
        <w:tab/>
        <w:t>(b)</w:t>
      </w:r>
      <w:r w:rsidRPr="00E71251">
        <w:tab/>
        <w:t>acquire, hold and dispose of real and personal property;</w:t>
      </w:r>
    </w:p>
    <w:p w:rsidR="00DF436B" w:rsidRPr="00E71251" w:rsidRDefault="00DF436B" w:rsidP="00DF436B">
      <w:pPr>
        <w:pStyle w:val="paragraph"/>
      </w:pPr>
      <w:r w:rsidRPr="00E71251">
        <w:tab/>
        <w:t>(c)</w:t>
      </w:r>
      <w:r w:rsidRPr="00E71251">
        <w:tab/>
        <w:t xml:space="preserve">enter into agreements with </w:t>
      </w:r>
      <w:smartTag w:uri="urn:schemas-microsoft-com:office:smarttags" w:element="State">
        <w:smartTag w:uri="urn:schemas-microsoft-com:office:smarttags" w:element="place">
          <w:r w:rsidRPr="00E71251">
            <w:t>New South Wales</w:t>
          </w:r>
        </w:smartTag>
      </w:smartTag>
      <w:r w:rsidRPr="00E71251">
        <w:t xml:space="preserve"> and affected councils;</w:t>
      </w:r>
    </w:p>
    <w:p w:rsidR="00DF436B" w:rsidRPr="00E71251" w:rsidRDefault="00DF436B" w:rsidP="00DF436B">
      <w:pPr>
        <w:pStyle w:val="paragraph"/>
      </w:pPr>
      <w:r w:rsidRPr="00E71251">
        <w:tab/>
        <w:t>(d)</w:t>
      </w:r>
      <w:r w:rsidRPr="00E71251">
        <w:tab/>
        <w:t>accept gifts, grants, bequests and devises made to it;</w:t>
      </w:r>
    </w:p>
    <w:p w:rsidR="00DF436B" w:rsidRPr="00E71251" w:rsidRDefault="00DF436B" w:rsidP="00DF436B">
      <w:pPr>
        <w:pStyle w:val="paragraph"/>
      </w:pPr>
      <w:r w:rsidRPr="00E71251">
        <w:tab/>
        <w:t>(e)</w:t>
      </w:r>
      <w:r w:rsidRPr="00E71251">
        <w:tab/>
        <w:t>enter into contracts and agreements;</w:t>
      </w:r>
    </w:p>
    <w:p w:rsidR="00DF436B" w:rsidRPr="00E71251" w:rsidRDefault="00DF436B" w:rsidP="00DF436B">
      <w:pPr>
        <w:pStyle w:val="paragraph"/>
      </w:pPr>
      <w:r w:rsidRPr="00E71251">
        <w:tab/>
        <w:t>(f)</w:t>
      </w:r>
      <w:r w:rsidRPr="00E71251">
        <w:tab/>
        <w:t>form, or participate in the formation of, companies;</w:t>
      </w:r>
    </w:p>
    <w:p w:rsidR="00DF436B" w:rsidRPr="00E71251" w:rsidRDefault="00DF436B" w:rsidP="00DF436B">
      <w:pPr>
        <w:pStyle w:val="paragraph"/>
      </w:pPr>
      <w:r w:rsidRPr="00E71251">
        <w:tab/>
        <w:t>(g)</w:t>
      </w:r>
      <w:r w:rsidRPr="00E71251">
        <w:tab/>
        <w:t>enter into partnerships;</w:t>
      </w:r>
    </w:p>
    <w:p w:rsidR="00DF436B" w:rsidRPr="00E71251" w:rsidRDefault="00DF436B" w:rsidP="00DF436B">
      <w:pPr>
        <w:pStyle w:val="paragraph"/>
      </w:pPr>
      <w:r w:rsidRPr="00E71251">
        <w:tab/>
        <w:t>(h)</w:t>
      </w:r>
      <w:r w:rsidRPr="00E71251">
        <w:tab/>
        <w:t>participate in joint ventures;</w:t>
      </w:r>
    </w:p>
    <w:p w:rsidR="00DF436B" w:rsidRPr="00E71251" w:rsidRDefault="00DF436B" w:rsidP="00DF436B">
      <w:pPr>
        <w:pStyle w:val="paragraph"/>
      </w:pPr>
      <w:r w:rsidRPr="00E71251">
        <w:tab/>
        <w:t>(i)</w:t>
      </w:r>
      <w:r w:rsidRPr="00E71251">
        <w:tab/>
        <w:t>raise money, by borrowing or otherwise, in accordance with section</w:t>
      </w:r>
      <w:r w:rsidR="00E71251">
        <w:t> </w:t>
      </w:r>
      <w:r w:rsidRPr="00E71251">
        <w:t>63.</w:t>
      </w:r>
    </w:p>
    <w:p w:rsidR="00DF436B" w:rsidRPr="00E71251" w:rsidRDefault="00DF436B" w:rsidP="00DF436B">
      <w:pPr>
        <w:pStyle w:val="ActHead5"/>
      </w:pPr>
      <w:bookmarkStart w:id="11" w:name="_Toc178741170"/>
      <w:r w:rsidRPr="00E71251">
        <w:rPr>
          <w:rStyle w:val="CharSectno"/>
        </w:rPr>
        <w:t>9</w:t>
      </w:r>
      <w:r w:rsidRPr="00E71251">
        <w:t xml:space="preserve">  Minister may give directions</w:t>
      </w:r>
      <w:bookmarkEnd w:id="11"/>
    </w:p>
    <w:p w:rsidR="00DF436B" w:rsidRPr="00E71251" w:rsidRDefault="00DF436B" w:rsidP="00DF436B">
      <w:pPr>
        <w:pStyle w:val="subsection"/>
      </w:pPr>
      <w:r w:rsidRPr="00E71251">
        <w:tab/>
        <w:t>(1)</w:t>
      </w:r>
      <w:r w:rsidRPr="00E71251">
        <w:tab/>
        <w:t>The Minister may give written directions to the Trust in relation to the performance of its functions and the exercise of its powers.</w:t>
      </w:r>
    </w:p>
    <w:p w:rsidR="00DF436B" w:rsidRPr="00E71251" w:rsidRDefault="00DF436B" w:rsidP="00DF436B">
      <w:pPr>
        <w:pStyle w:val="subsection"/>
      </w:pPr>
      <w:r w:rsidRPr="00E71251">
        <w:tab/>
        <w:t>(2)</w:t>
      </w:r>
      <w:r w:rsidRPr="00E71251">
        <w:tab/>
        <w:t xml:space="preserve">The Minister must give the Trust </w:t>
      </w:r>
      <w:bookmarkStart w:id="12" w:name="String1"/>
      <w:bookmarkStart w:id="13" w:name="String1Start"/>
      <w:bookmarkEnd w:id="13"/>
      <w:r w:rsidRPr="00E71251">
        <w:t>writt</w:t>
      </w:r>
      <w:bookmarkStart w:id="14" w:name="String1End"/>
      <w:bookmarkEnd w:id="12"/>
      <w:bookmarkEnd w:id="14"/>
      <w:r w:rsidRPr="00E71251">
        <w:t>en reasons for the directions.</w:t>
      </w:r>
    </w:p>
    <w:p w:rsidR="00DF436B" w:rsidRPr="00E71251" w:rsidRDefault="00DF436B" w:rsidP="00DF436B">
      <w:pPr>
        <w:pStyle w:val="subsection"/>
      </w:pPr>
      <w:r w:rsidRPr="00E71251">
        <w:tab/>
        <w:t>(3)</w:t>
      </w:r>
      <w:r w:rsidRPr="00E71251">
        <w:tab/>
        <w:t xml:space="preserve">The Trust must perform its functions and exercise its powers in a manner consistent with any directions given by the Minister under </w:t>
      </w:r>
      <w:r w:rsidR="00E71251">
        <w:t>subsection (</w:t>
      </w:r>
      <w:r w:rsidRPr="00E71251">
        <w:t>1).</w:t>
      </w:r>
    </w:p>
    <w:p w:rsidR="00DF436B" w:rsidRPr="00E71251" w:rsidRDefault="00DF436B" w:rsidP="00DF436B">
      <w:pPr>
        <w:pStyle w:val="PageBreak"/>
      </w:pPr>
      <w:r w:rsidRPr="00E71251">
        <w:br w:type="page"/>
      </w:r>
    </w:p>
    <w:p w:rsidR="00DF436B" w:rsidRPr="00E71251" w:rsidRDefault="00DF436B" w:rsidP="00DF436B">
      <w:pPr>
        <w:pStyle w:val="ActHead2"/>
      </w:pPr>
      <w:bookmarkStart w:id="15" w:name="_Toc178741171"/>
      <w:r w:rsidRPr="00E71251">
        <w:rPr>
          <w:rStyle w:val="CharPartNo"/>
        </w:rPr>
        <w:t>Part</w:t>
      </w:r>
      <w:r w:rsidR="00E71251">
        <w:rPr>
          <w:rStyle w:val="CharPartNo"/>
        </w:rPr>
        <w:t> </w:t>
      </w:r>
      <w:r w:rsidRPr="00E71251">
        <w:rPr>
          <w:rStyle w:val="CharPartNo"/>
        </w:rPr>
        <w:t>3</w:t>
      </w:r>
      <w:r w:rsidRPr="00E71251">
        <w:t>—</w:t>
      </w:r>
      <w:r w:rsidRPr="00E71251">
        <w:rPr>
          <w:rStyle w:val="CharPartText"/>
        </w:rPr>
        <w:t>Constitution of the Trust</w:t>
      </w:r>
      <w:bookmarkEnd w:id="15"/>
    </w:p>
    <w:p w:rsidR="00DF436B" w:rsidRPr="00E71251" w:rsidRDefault="00DF436B" w:rsidP="00DF436B">
      <w:pPr>
        <w:pStyle w:val="Header"/>
      </w:pPr>
      <w:r w:rsidRPr="00E71251">
        <w:rPr>
          <w:rStyle w:val="CharDivNo"/>
        </w:rPr>
        <w:t xml:space="preserve"> </w:t>
      </w:r>
      <w:r w:rsidRPr="00E71251">
        <w:rPr>
          <w:rStyle w:val="CharDivText"/>
        </w:rPr>
        <w:t xml:space="preserve"> </w:t>
      </w:r>
    </w:p>
    <w:p w:rsidR="00DF436B" w:rsidRPr="00E71251" w:rsidRDefault="00DF436B" w:rsidP="00DF436B">
      <w:pPr>
        <w:pStyle w:val="ActHead5"/>
      </w:pPr>
      <w:bookmarkStart w:id="16" w:name="_Toc178741172"/>
      <w:r w:rsidRPr="00E71251">
        <w:rPr>
          <w:rStyle w:val="CharSectno"/>
        </w:rPr>
        <w:t>10</w:t>
      </w:r>
      <w:r w:rsidRPr="00E71251">
        <w:t xml:space="preserve">  Membership of the Trust</w:t>
      </w:r>
      <w:bookmarkEnd w:id="16"/>
    </w:p>
    <w:p w:rsidR="00DF436B" w:rsidRPr="00E71251" w:rsidRDefault="00DF436B" w:rsidP="00DF436B">
      <w:pPr>
        <w:pStyle w:val="subsection"/>
      </w:pPr>
      <w:r w:rsidRPr="00E71251">
        <w:tab/>
      </w:r>
      <w:r w:rsidRPr="00E71251">
        <w:tab/>
        <w:t>The Trust consists of:</w:t>
      </w:r>
    </w:p>
    <w:p w:rsidR="00DF436B" w:rsidRPr="00E71251" w:rsidRDefault="00DF436B" w:rsidP="00DF436B">
      <w:pPr>
        <w:pStyle w:val="paragraph"/>
      </w:pPr>
      <w:r w:rsidRPr="00E71251">
        <w:tab/>
        <w:t>(a)</w:t>
      </w:r>
      <w:r w:rsidRPr="00E71251">
        <w:tab/>
        <w:t>the Chair; and</w:t>
      </w:r>
    </w:p>
    <w:p w:rsidR="00DF436B" w:rsidRPr="00E71251" w:rsidRDefault="00DF436B" w:rsidP="00DF436B">
      <w:pPr>
        <w:pStyle w:val="paragraph"/>
      </w:pPr>
      <w:r w:rsidRPr="00E71251">
        <w:tab/>
        <w:t>(b)</w:t>
      </w:r>
      <w:r w:rsidRPr="00E71251">
        <w:tab/>
        <w:t>7 other members.</w:t>
      </w:r>
    </w:p>
    <w:p w:rsidR="00DF436B" w:rsidRPr="00E71251" w:rsidRDefault="00DF436B" w:rsidP="00DF436B">
      <w:pPr>
        <w:pStyle w:val="ActHead5"/>
      </w:pPr>
      <w:bookmarkStart w:id="17" w:name="_Toc178741173"/>
      <w:r w:rsidRPr="00E71251">
        <w:rPr>
          <w:rStyle w:val="CharSectno"/>
        </w:rPr>
        <w:t>11</w:t>
      </w:r>
      <w:r w:rsidRPr="00E71251">
        <w:t xml:space="preserve">  Invitations to NSW to recommend members</w:t>
      </w:r>
      <w:bookmarkEnd w:id="17"/>
    </w:p>
    <w:p w:rsidR="00DF436B" w:rsidRPr="00E71251" w:rsidRDefault="00DF436B" w:rsidP="00DF436B">
      <w:pPr>
        <w:pStyle w:val="subsection"/>
      </w:pPr>
      <w:r w:rsidRPr="00E71251">
        <w:tab/>
        <w:t>(1)</w:t>
      </w:r>
      <w:r w:rsidRPr="00E71251">
        <w:tab/>
        <w:t xml:space="preserve">Before initially appointing members to the Trust, the Minister must invite </w:t>
      </w:r>
      <w:smartTag w:uri="urn:schemas-microsoft-com:office:smarttags" w:element="State">
        <w:smartTag w:uri="urn:schemas-microsoft-com:office:smarttags" w:element="place">
          <w:r w:rsidRPr="00E71251">
            <w:t>New South Wales</w:t>
          </w:r>
        </w:smartTag>
      </w:smartTag>
      <w:r w:rsidRPr="00E71251">
        <w:t xml:space="preserve"> to recommend persons to be appointed to 2 membership positions.</w:t>
      </w:r>
    </w:p>
    <w:p w:rsidR="00DF436B" w:rsidRPr="00E71251" w:rsidRDefault="00DF436B" w:rsidP="00DF436B">
      <w:pPr>
        <w:pStyle w:val="subsection"/>
      </w:pPr>
      <w:r w:rsidRPr="00E71251">
        <w:tab/>
        <w:t>(3)</w:t>
      </w:r>
      <w:r w:rsidRPr="00E71251">
        <w:tab/>
        <w:t>If:</w:t>
      </w:r>
    </w:p>
    <w:p w:rsidR="00DF436B" w:rsidRPr="00E71251" w:rsidRDefault="00DF436B" w:rsidP="00DF436B">
      <w:pPr>
        <w:pStyle w:val="paragraph"/>
      </w:pPr>
      <w:r w:rsidRPr="00E71251">
        <w:tab/>
        <w:t>(a)</w:t>
      </w:r>
      <w:r w:rsidRPr="00E71251">
        <w:tab/>
        <w:t>a vacancy arises in the membership of the Trust; and</w:t>
      </w:r>
    </w:p>
    <w:p w:rsidR="00DF436B" w:rsidRPr="00E71251" w:rsidRDefault="00DF436B" w:rsidP="00DF436B">
      <w:pPr>
        <w:pStyle w:val="paragraph"/>
      </w:pPr>
      <w:r w:rsidRPr="00E71251">
        <w:tab/>
        <w:t>(b)</w:t>
      </w:r>
      <w:r w:rsidRPr="00E71251">
        <w:tab/>
        <w:t xml:space="preserve">there are not 2 other membership positions held by persons recommended by </w:t>
      </w:r>
      <w:smartTag w:uri="urn:schemas-microsoft-com:office:smarttags" w:element="State">
        <w:smartTag w:uri="urn:schemas-microsoft-com:office:smarttags" w:element="place">
          <w:r w:rsidRPr="00E71251">
            <w:t>New South Wales</w:t>
          </w:r>
        </w:smartTag>
      </w:smartTag>
      <w:r w:rsidRPr="00E71251">
        <w:t>;</w:t>
      </w:r>
    </w:p>
    <w:p w:rsidR="00DF436B" w:rsidRPr="00E71251" w:rsidRDefault="00DF436B" w:rsidP="00DF436B">
      <w:pPr>
        <w:pStyle w:val="subsection2"/>
      </w:pPr>
      <w:r w:rsidRPr="00E71251">
        <w:t xml:space="preserve">then the Minister must invite </w:t>
      </w:r>
      <w:smartTag w:uri="urn:schemas-microsoft-com:office:smarttags" w:element="State">
        <w:smartTag w:uri="urn:schemas-microsoft-com:office:smarttags" w:element="place">
          <w:r w:rsidRPr="00E71251">
            <w:t>New South Wales</w:t>
          </w:r>
        </w:smartTag>
      </w:smartTag>
      <w:r w:rsidRPr="00E71251">
        <w:t xml:space="preserve"> to recommend persons to be appointed to the vacant membership position.</w:t>
      </w:r>
    </w:p>
    <w:p w:rsidR="00DF436B" w:rsidRPr="00E71251" w:rsidRDefault="00DF436B" w:rsidP="00DF436B">
      <w:pPr>
        <w:pStyle w:val="subsection"/>
      </w:pPr>
      <w:r w:rsidRPr="00E71251">
        <w:tab/>
        <w:t>(4)</w:t>
      </w:r>
      <w:r w:rsidRPr="00E71251">
        <w:tab/>
        <w:t xml:space="preserve">Within 2 months of receiving the invitation, </w:t>
      </w:r>
      <w:smartTag w:uri="urn:schemas-microsoft-com:office:smarttags" w:element="State">
        <w:smartTag w:uri="urn:schemas-microsoft-com:office:smarttags" w:element="place">
          <w:r w:rsidRPr="00E71251">
            <w:t>New South Wales</w:t>
          </w:r>
        </w:smartTag>
      </w:smartTag>
      <w:r w:rsidRPr="00E71251">
        <w:t xml:space="preserve"> may recommend suitable persons.</w:t>
      </w:r>
    </w:p>
    <w:p w:rsidR="00DF436B" w:rsidRPr="00E71251" w:rsidRDefault="00DF436B" w:rsidP="00DF436B">
      <w:pPr>
        <w:pStyle w:val="ActHead5"/>
      </w:pPr>
      <w:bookmarkStart w:id="18" w:name="_Toc178741174"/>
      <w:r w:rsidRPr="00E71251">
        <w:rPr>
          <w:rStyle w:val="CharSectno"/>
        </w:rPr>
        <w:t>12</w:t>
      </w:r>
      <w:r w:rsidRPr="00E71251">
        <w:t xml:space="preserve">  Appointment of members</w:t>
      </w:r>
      <w:bookmarkEnd w:id="18"/>
    </w:p>
    <w:p w:rsidR="00DF436B" w:rsidRPr="00E71251" w:rsidRDefault="00DF436B" w:rsidP="00DF436B">
      <w:pPr>
        <w:pStyle w:val="subsection"/>
      </w:pPr>
      <w:r w:rsidRPr="00E71251">
        <w:tab/>
        <w:t>(1)</w:t>
      </w:r>
      <w:r w:rsidRPr="00E71251">
        <w:tab/>
        <w:t>The members of the Trust are to be appointed by the Minister by written instrument.</w:t>
      </w:r>
    </w:p>
    <w:p w:rsidR="00DF436B" w:rsidRPr="00E71251" w:rsidRDefault="00DF436B" w:rsidP="00DF436B">
      <w:pPr>
        <w:pStyle w:val="subsection"/>
      </w:pPr>
      <w:r w:rsidRPr="00E71251">
        <w:tab/>
        <w:t>(2)</w:t>
      </w:r>
      <w:r w:rsidRPr="00E71251">
        <w:tab/>
        <w:t>The Minister must not appoint a person as a member unless the Minister is satisfied that the person is a suitable person.</w:t>
      </w:r>
    </w:p>
    <w:p w:rsidR="00DF436B" w:rsidRPr="00E71251" w:rsidRDefault="00DF436B" w:rsidP="00DF436B">
      <w:pPr>
        <w:pStyle w:val="subsection"/>
      </w:pPr>
      <w:r w:rsidRPr="00E71251">
        <w:tab/>
        <w:t>(3)</w:t>
      </w:r>
      <w:r w:rsidRPr="00E71251">
        <w:tab/>
        <w:t>One of the members must, in the Minister’s opinion, represent the interests of indigenous people.</w:t>
      </w:r>
    </w:p>
    <w:p w:rsidR="00DF436B" w:rsidRPr="00E71251" w:rsidRDefault="00DF436B" w:rsidP="00DF436B">
      <w:pPr>
        <w:pStyle w:val="subsection"/>
      </w:pPr>
      <w:r w:rsidRPr="00E71251">
        <w:tab/>
        <w:t>(3A)</w:t>
      </w:r>
      <w:r w:rsidRPr="00E71251">
        <w:tab/>
        <w:t>Another of the members must be an elected member of an affected council.</w:t>
      </w:r>
    </w:p>
    <w:p w:rsidR="00DF436B" w:rsidRPr="00E71251" w:rsidRDefault="00DF436B" w:rsidP="00DF436B">
      <w:pPr>
        <w:pStyle w:val="subsection"/>
      </w:pPr>
      <w:r w:rsidRPr="00E71251">
        <w:tab/>
        <w:t>(4)</w:t>
      </w:r>
      <w:r w:rsidRPr="00E71251">
        <w:tab/>
        <w:t>The Minister must not appoint a person as a member if, immediately after the appointment of the person, more than one</w:t>
      </w:r>
      <w:r w:rsidR="00E71251">
        <w:noBreakHyphen/>
      </w:r>
      <w:r w:rsidRPr="00E71251">
        <w:t>half of the members of the Trust would be public employees.</w:t>
      </w:r>
    </w:p>
    <w:p w:rsidR="00DF436B" w:rsidRPr="00E71251" w:rsidRDefault="00DF436B" w:rsidP="00DF436B">
      <w:pPr>
        <w:pStyle w:val="subsection"/>
      </w:pPr>
      <w:r w:rsidRPr="00E71251">
        <w:tab/>
        <w:t>(5)</w:t>
      </w:r>
      <w:r w:rsidRPr="00E71251">
        <w:tab/>
        <w:t>The appointment of a member is not invalid because of a defect or irregularity in connection with the member’s appointment.</w:t>
      </w:r>
    </w:p>
    <w:p w:rsidR="00DF436B" w:rsidRPr="00E71251" w:rsidRDefault="00DF436B" w:rsidP="00DF436B">
      <w:pPr>
        <w:pStyle w:val="ActHead5"/>
      </w:pPr>
      <w:bookmarkStart w:id="19" w:name="_Toc178741175"/>
      <w:r w:rsidRPr="00E71251">
        <w:rPr>
          <w:rStyle w:val="CharSectno"/>
        </w:rPr>
        <w:t>13</w:t>
      </w:r>
      <w:r w:rsidRPr="00E71251">
        <w:t xml:space="preserve">  Terms of office of members</w:t>
      </w:r>
      <w:bookmarkEnd w:id="19"/>
    </w:p>
    <w:p w:rsidR="00DF436B" w:rsidRPr="00E71251" w:rsidRDefault="00DF436B" w:rsidP="00DF436B">
      <w:pPr>
        <w:pStyle w:val="subsection"/>
      </w:pPr>
      <w:r w:rsidRPr="00E71251">
        <w:tab/>
        <w:t>(1)</w:t>
      </w:r>
      <w:r w:rsidRPr="00E71251">
        <w:tab/>
        <w:t>A member is to be appointed on a part</w:t>
      </w:r>
      <w:r w:rsidR="00E71251">
        <w:noBreakHyphen/>
      </w:r>
      <w:r w:rsidRPr="00E71251">
        <w:t>time basis.</w:t>
      </w:r>
    </w:p>
    <w:p w:rsidR="00DF436B" w:rsidRPr="00E71251" w:rsidRDefault="00DF436B" w:rsidP="00DF436B">
      <w:pPr>
        <w:pStyle w:val="subsection"/>
      </w:pPr>
      <w:r w:rsidRPr="00E71251">
        <w:tab/>
        <w:t>(2)</w:t>
      </w:r>
      <w:r w:rsidRPr="00E71251">
        <w:tab/>
        <w:t>A member holds office for the period specified in the instrument of appointment. The period must not exceed 3 years.</w:t>
      </w:r>
    </w:p>
    <w:p w:rsidR="00DF436B" w:rsidRPr="00E71251" w:rsidRDefault="00DF436B" w:rsidP="00DF436B">
      <w:pPr>
        <w:pStyle w:val="ActHead5"/>
      </w:pPr>
      <w:bookmarkStart w:id="20" w:name="_Toc178741176"/>
      <w:r w:rsidRPr="00E71251">
        <w:rPr>
          <w:rStyle w:val="CharSectno"/>
        </w:rPr>
        <w:t>14</w:t>
      </w:r>
      <w:r w:rsidRPr="00E71251">
        <w:t xml:space="preserve">  Acting appointments</w:t>
      </w:r>
      <w:bookmarkEnd w:id="20"/>
    </w:p>
    <w:p w:rsidR="00DF436B" w:rsidRPr="00E71251" w:rsidRDefault="00DF436B" w:rsidP="00DF436B">
      <w:pPr>
        <w:pStyle w:val="subsection"/>
      </w:pPr>
      <w:r w:rsidRPr="00E71251">
        <w:tab/>
        <w:t>(1)</w:t>
      </w:r>
      <w:r w:rsidRPr="00E71251">
        <w:tab/>
        <w:t>The Minister may appoint a member to act as the Chair:</w:t>
      </w:r>
    </w:p>
    <w:p w:rsidR="00DF436B" w:rsidRPr="00E71251" w:rsidRDefault="00DF436B" w:rsidP="00DF436B">
      <w:pPr>
        <w:pStyle w:val="paragraph"/>
      </w:pPr>
      <w:r w:rsidRPr="00E71251">
        <w:tab/>
        <w:t>(a)</w:t>
      </w:r>
      <w:r w:rsidRPr="00E71251">
        <w:tab/>
        <w:t>during a vacancy in the office of Chair (whether or not an appointment has previously been made to the office); or</w:t>
      </w:r>
    </w:p>
    <w:p w:rsidR="00DF436B" w:rsidRPr="00E71251" w:rsidRDefault="00DF436B" w:rsidP="00DF436B">
      <w:pPr>
        <w:pStyle w:val="paragraph"/>
      </w:pPr>
      <w:r w:rsidRPr="00E71251">
        <w:tab/>
        <w:t>(b)</w:t>
      </w:r>
      <w:r w:rsidRPr="00E71251">
        <w:tab/>
        <w:t xml:space="preserve">during any period, or during all periods, when the Chair is absent from duty or from </w:t>
      </w:r>
      <w:smartTag w:uri="urn:schemas-microsoft-com:office:smarttags" w:element="country-region">
        <w:smartTag w:uri="urn:schemas-microsoft-com:office:smarttags" w:element="place">
          <w:r w:rsidRPr="00E71251">
            <w:t>Australia</w:t>
          </w:r>
        </w:smartTag>
      </w:smartTag>
      <w:r w:rsidRPr="00E71251">
        <w:t>, or is, for any reason, unable to perform the duties of the office.</w:t>
      </w:r>
    </w:p>
    <w:p w:rsidR="00DF436B" w:rsidRPr="00E71251" w:rsidRDefault="00DF436B" w:rsidP="00DF436B">
      <w:pPr>
        <w:pStyle w:val="subsection"/>
      </w:pPr>
      <w:r w:rsidRPr="00E71251">
        <w:tab/>
        <w:t>(2)</w:t>
      </w:r>
      <w:r w:rsidRPr="00E71251">
        <w:tab/>
        <w:t>Anything done by or in relation to a person purporting to act under an appointment is not invalid merely because:</w:t>
      </w:r>
    </w:p>
    <w:p w:rsidR="00DF436B" w:rsidRPr="00E71251" w:rsidRDefault="00DF436B" w:rsidP="00DF436B">
      <w:pPr>
        <w:pStyle w:val="paragraph"/>
      </w:pPr>
      <w:r w:rsidRPr="00E71251">
        <w:tab/>
        <w:t>(a)</w:t>
      </w:r>
      <w:r w:rsidRPr="00E71251">
        <w:tab/>
        <w:t>the occasion for the appointment had not arisen; or</w:t>
      </w:r>
    </w:p>
    <w:p w:rsidR="00DF436B" w:rsidRPr="00E71251" w:rsidRDefault="00DF436B" w:rsidP="00DF436B">
      <w:pPr>
        <w:pStyle w:val="paragraph"/>
      </w:pPr>
      <w:r w:rsidRPr="00E71251">
        <w:tab/>
        <w:t>(b)</w:t>
      </w:r>
      <w:r w:rsidRPr="00E71251">
        <w:tab/>
        <w:t>there was a defect or irregularity in connection with the appointment; or</w:t>
      </w:r>
    </w:p>
    <w:p w:rsidR="00DF436B" w:rsidRPr="00E71251" w:rsidRDefault="00DF436B" w:rsidP="00DF436B">
      <w:pPr>
        <w:pStyle w:val="paragraph"/>
      </w:pPr>
      <w:r w:rsidRPr="00E71251">
        <w:tab/>
        <w:t>(c)</w:t>
      </w:r>
      <w:r w:rsidRPr="00E71251">
        <w:tab/>
        <w:t>the appointment had ceased to have effect; or</w:t>
      </w:r>
    </w:p>
    <w:p w:rsidR="00DF436B" w:rsidRPr="00E71251" w:rsidRDefault="00DF436B" w:rsidP="00DF436B">
      <w:pPr>
        <w:pStyle w:val="paragraph"/>
      </w:pPr>
      <w:r w:rsidRPr="00E71251">
        <w:tab/>
        <w:t>(d)</w:t>
      </w:r>
      <w:r w:rsidRPr="00E71251">
        <w:tab/>
        <w:t>the occasion to act had not arisen or had ceased.</w:t>
      </w:r>
    </w:p>
    <w:p w:rsidR="00DF436B" w:rsidRPr="00E71251" w:rsidRDefault="00DF436B" w:rsidP="00DF436B">
      <w:pPr>
        <w:pStyle w:val="ActHead5"/>
      </w:pPr>
      <w:bookmarkStart w:id="21" w:name="_Toc178741177"/>
      <w:r w:rsidRPr="00E71251">
        <w:rPr>
          <w:rStyle w:val="CharSectno"/>
        </w:rPr>
        <w:t>15</w:t>
      </w:r>
      <w:r w:rsidRPr="00E71251">
        <w:t xml:space="preserve">  Additional terms and conditions of appointment of members</w:t>
      </w:r>
      <w:bookmarkEnd w:id="21"/>
    </w:p>
    <w:p w:rsidR="00DF436B" w:rsidRPr="00E71251" w:rsidRDefault="00DF436B" w:rsidP="00DF436B">
      <w:pPr>
        <w:pStyle w:val="subsection"/>
      </w:pPr>
      <w:r w:rsidRPr="00E71251">
        <w:tab/>
      </w:r>
      <w:r w:rsidRPr="00E71251">
        <w:tab/>
        <w:t>A member holds office on the terms and conditions (if any) in relation to matters not covered by this Act that are determined by the Minister.</w:t>
      </w:r>
    </w:p>
    <w:p w:rsidR="00DF436B" w:rsidRPr="00E71251" w:rsidRDefault="00DF436B" w:rsidP="00DF436B">
      <w:pPr>
        <w:pStyle w:val="ActHead5"/>
      </w:pPr>
      <w:bookmarkStart w:id="22" w:name="_Toc178741178"/>
      <w:r w:rsidRPr="00E71251">
        <w:rPr>
          <w:rStyle w:val="CharSectno"/>
        </w:rPr>
        <w:t>16</w:t>
      </w:r>
      <w:r w:rsidRPr="00E71251">
        <w:t xml:space="preserve">  Outside employment of members</w:t>
      </w:r>
      <w:bookmarkEnd w:id="22"/>
    </w:p>
    <w:p w:rsidR="00DF436B" w:rsidRPr="00E71251" w:rsidRDefault="00DF436B" w:rsidP="00DF436B">
      <w:pPr>
        <w:pStyle w:val="subsection"/>
      </w:pPr>
      <w:r w:rsidRPr="00E71251">
        <w:tab/>
      </w:r>
      <w:r w:rsidRPr="00E71251">
        <w:tab/>
        <w:t>A member must not engage in any paid employment that, in the Minister’s opinion, conflicts or may conflict with the proper performance of the member’s duties.</w:t>
      </w:r>
    </w:p>
    <w:p w:rsidR="00DF436B" w:rsidRPr="00E71251" w:rsidRDefault="00DF436B" w:rsidP="00DF436B">
      <w:pPr>
        <w:pStyle w:val="ActHead5"/>
      </w:pPr>
      <w:bookmarkStart w:id="23" w:name="_Toc178741179"/>
      <w:r w:rsidRPr="00E71251">
        <w:rPr>
          <w:rStyle w:val="CharSectno"/>
        </w:rPr>
        <w:t>17</w:t>
      </w:r>
      <w:r w:rsidRPr="00E71251">
        <w:t xml:space="preserve">  Remuneration and allowances of members</w:t>
      </w:r>
      <w:bookmarkEnd w:id="23"/>
    </w:p>
    <w:p w:rsidR="00DF436B" w:rsidRPr="00E71251" w:rsidRDefault="00DF436B" w:rsidP="00DF436B">
      <w:pPr>
        <w:pStyle w:val="subsection"/>
      </w:pPr>
      <w:r w:rsidRPr="00E71251">
        <w:tab/>
        <w:t>(1)</w:t>
      </w:r>
      <w:r w:rsidRPr="00E71251">
        <w:tab/>
        <w:t>A member is to be paid the remuneration that is determined by the Remuneration Tribunal. If no determination of that remuneration by the Tribunal is in operation, the member is to be paid the remuneration that is prescribed.</w:t>
      </w:r>
    </w:p>
    <w:p w:rsidR="00DF436B" w:rsidRPr="00E71251" w:rsidRDefault="00DF436B" w:rsidP="00DF436B">
      <w:pPr>
        <w:pStyle w:val="subsection"/>
      </w:pPr>
      <w:r w:rsidRPr="00E71251">
        <w:tab/>
        <w:t>(2)</w:t>
      </w:r>
      <w:r w:rsidRPr="00E71251">
        <w:tab/>
        <w:t>A member is to be paid the allowances that are prescribed.</w:t>
      </w:r>
    </w:p>
    <w:p w:rsidR="00DF436B" w:rsidRPr="00E71251" w:rsidRDefault="00DF436B" w:rsidP="00DF436B">
      <w:pPr>
        <w:pStyle w:val="subsection"/>
      </w:pPr>
      <w:r w:rsidRPr="00E71251">
        <w:tab/>
        <w:t>(3)</w:t>
      </w:r>
      <w:r w:rsidRPr="00E71251">
        <w:tab/>
        <w:t xml:space="preserve">This section has effect subject to the </w:t>
      </w:r>
      <w:r w:rsidRPr="00E71251">
        <w:rPr>
          <w:i/>
        </w:rPr>
        <w:t>Remuneration Tribunal Act 1973</w:t>
      </w:r>
      <w:r w:rsidRPr="00E71251">
        <w:t>.</w:t>
      </w:r>
    </w:p>
    <w:p w:rsidR="00DF436B" w:rsidRPr="00E71251" w:rsidRDefault="00DF436B" w:rsidP="00DF436B">
      <w:pPr>
        <w:pStyle w:val="ActHead5"/>
      </w:pPr>
      <w:bookmarkStart w:id="24" w:name="_Toc178741180"/>
      <w:r w:rsidRPr="00E71251">
        <w:rPr>
          <w:rStyle w:val="CharSectno"/>
        </w:rPr>
        <w:t>18</w:t>
      </w:r>
      <w:r w:rsidRPr="00E71251">
        <w:t xml:space="preserve">  Leave of absence</w:t>
      </w:r>
      <w:bookmarkEnd w:id="24"/>
    </w:p>
    <w:p w:rsidR="00DF436B" w:rsidRPr="00E71251" w:rsidRDefault="00DF436B" w:rsidP="00DF436B">
      <w:pPr>
        <w:pStyle w:val="subsection"/>
      </w:pPr>
      <w:r w:rsidRPr="00E71251">
        <w:tab/>
      </w:r>
      <w:r w:rsidRPr="00E71251">
        <w:tab/>
        <w:t>The Chair may grant leave of absence to any other member on the terms and conditions that the Chair determines.</w:t>
      </w:r>
    </w:p>
    <w:p w:rsidR="00DF436B" w:rsidRPr="00E71251" w:rsidRDefault="00DF436B" w:rsidP="00DF436B">
      <w:pPr>
        <w:pStyle w:val="ActHead5"/>
      </w:pPr>
      <w:bookmarkStart w:id="25" w:name="_Toc178741181"/>
      <w:r w:rsidRPr="00E71251">
        <w:rPr>
          <w:rStyle w:val="CharSectno"/>
        </w:rPr>
        <w:t>19</w:t>
      </w:r>
      <w:r w:rsidRPr="00E71251">
        <w:t xml:space="preserve">  Resignation</w:t>
      </w:r>
      <w:bookmarkEnd w:id="25"/>
    </w:p>
    <w:p w:rsidR="00DF436B" w:rsidRPr="00E71251" w:rsidRDefault="00DF436B" w:rsidP="00DF436B">
      <w:pPr>
        <w:pStyle w:val="subsection"/>
      </w:pPr>
      <w:r w:rsidRPr="00E71251">
        <w:tab/>
      </w:r>
      <w:r w:rsidRPr="00E71251">
        <w:tab/>
        <w:t>A member may resign his or her appointment by giving the Minister a written resignation.</w:t>
      </w:r>
    </w:p>
    <w:p w:rsidR="00DF436B" w:rsidRPr="00E71251" w:rsidRDefault="00DF436B" w:rsidP="00DF436B">
      <w:pPr>
        <w:pStyle w:val="ActHead5"/>
      </w:pPr>
      <w:bookmarkStart w:id="26" w:name="_Toc178741182"/>
      <w:r w:rsidRPr="00E71251">
        <w:rPr>
          <w:rStyle w:val="CharSectno"/>
        </w:rPr>
        <w:t>20</w:t>
      </w:r>
      <w:r w:rsidRPr="00E71251">
        <w:t xml:space="preserve">  Termination of appointment of members</w:t>
      </w:r>
      <w:bookmarkEnd w:id="26"/>
    </w:p>
    <w:p w:rsidR="00DF436B" w:rsidRPr="00E71251" w:rsidRDefault="00DF436B" w:rsidP="00DF436B">
      <w:pPr>
        <w:pStyle w:val="subsection"/>
      </w:pPr>
      <w:r w:rsidRPr="00E71251">
        <w:tab/>
        <w:t>(1)</w:t>
      </w:r>
      <w:r w:rsidRPr="00E71251">
        <w:tab/>
        <w:t>The Minister may terminate a member’s appointment for misbehaviour or physical or mental incapacity.</w:t>
      </w:r>
    </w:p>
    <w:p w:rsidR="00DF436B" w:rsidRPr="00E71251" w:rsidRDefault="00DF436B" w:rsidP="00DF436B">
      <w:pPr>
        <w:pStyle w:val="subsection"/>
      </w:pPr>
      <w:r w:rsidRPr="00E71251">
        <w:tab/>
        <w:t>(2)</w:t>
      </w:r>
      <w:r w:rsidRPr="00E71251">
        <w:tab/>
        <w:t>The Minister may terminate a member’s appointment if:</w:t>
      </w:r>
    </w:p>
    <w:p w:rsidR="00DF436B" w:rsidRPr="00E71251" w:rsidRDefault="00DF436B" w:rsidP="00DF436B">
      <w:pPr>
        <w:pStyle w:val="paragraph"/>
      </w:pPr>
      <w:r w:rsidRPr="00E71251">
        <w:tab/>
        <w:t>(a)</w:t>
      </w:r>
      <w:r w:rsidRPr="00E71251">
        <w:tab/>
        <w:t>the member:</w:t>
      </w:r>
    </w:p>
    <w:p w:rsidR="00DF436B" w:rsidRPr="00E71251" w:rsidRDefault="00DF436B" w:rsidP="00DF436B">
      <w:pPr>
        <w:pStyle w:val="paragraphsub"/>
      </w:pPr>
      <w:r w:rsidRPr="00E71251">
        <w:tab/>
        <w:t>(i)</w:t>
      </w:r>
      <w:r w:rsidRPr="00E71251">
        <w:tab/>
        <w:t>becomes bankrupt; or</w:t>
      </w:r>
    </w:p>
    <w:p w:rsidR="00DF436B" w:rsidRPr="00E71251" w:rsidRDefault="00DF436B" w:rsidP="00DF436B">
      <w:pPr>
        <w:pStyle w:val="paragraphsub"/>
      </w:pPr>
      <w:r w:rsidRPr="00E71251">
        <w:tab/>
        <w:t>(ii)</w:t>
      </w:r>
      <w:r w:rsidRPr="00E71251">
        <w:tab/>
        <w:t>applies to take the benefit of any law for the relief of bankrupt or insolvent debtors; or</w:t>
      </w:r>
    </w:p>
    <w:p w:rsidR="00DF436B" w:rsidRPr="00E71251" w:rsidRDefault="00DF436B" w:rsidP="00DF436B">
      <w:pPr>
        <w:pStyle w:val="paragraphsub"/>
      </w:pPr>
      <w:r w:rsidRPr="00E71251">
        <w:tab/>
        <w:t>(iii)</w:t>
      </w:r>
      <w:r w:rsidRPr="00E71251">
        <w:tab/>
        <w:t>compounds with his or her creditors; or</w:t>
      </w:r>
    </w:p>
    <w:p w:rsidR="00DF436B" w:rsidRPr="00E71251" w:rsidRDefault="00DF436B" w:rsidP="00DF436B">
      <w:pPr>
        <w:pStyle w:val="paragraphsub"/>
      </w:pPr>
      <w:r w:rsidRPr="00E71251">
        <w:tab/>
        <w:t>(iv)</w:t>
      </w:r>
      <w:r w:rsidRPr="00E71251">
        <w:tab/>
        <w:t>makes an assignment of his or her remuneration for the benefit of his or her creditors; or</w:t>
      </w:r>
    </w:p>
    <w:p w:rsidR="00DF436B" w:rsidRPr="00E71251" w:rsidRDefault="00DF436B" w:rsidP="00DF436B">
      <w:pPr>
        <w:pStyle w:val="paragraph"/>
      </w:pPr>
      <w:r w:rsidRPr="00E71251">
        <w:tab/>
        <w:t>(b)</w:t>
      </w:r>
      <w:r w:rsidRPr="00E71251">
        <w:tab/>
        <w:t>the member is absent, except on leave of absence, from 3 consecutive meetings of the Trust; or</w:t>
      </w:r>
    </w:p>
    <w:p w:rsidR="00DF436B" w:rsidRPr="00E71251" w:rsidRDefault="00DF436B" w:rsidP="00DF436B">
      <w:pPr>
        <w:pStyle w:val="paragraph"/>
      </w:pPr>
      <w:r w:rsidRPr="00E71251">
        <w:tab/>
        <w:t>(c)</w:t>
      </w:r>
      <w:r w:rsidRPr="00E71251">
        <w:tab/>
        <w:t>the member engages in paid employment that, in the Minister’s opinion, conflicts or could conflict with the proper performance of the duties of his or her office; or</w:t>
      </w:r>
    </w:p>
    <w:p w:rsidR="00DF436B" w:rsidRPr="00E71251" w:rsidRDefault="00DF436B" w:rsidP="00DF436B">
      <w:pPr>
        <w:pStyle w:val="paragraph"/>
      </w:pPr>
      <w:r w:rsidRPr="00E71251">
        <w:tab/>
        <w:t>(d)</w:t>
      </w:r>
      <w:r w:rsidRPr="00E71251">
        <w:tab/>
        <w:t>the member fails, without reasonable excuse, to comply with Subdivision B of Division</w:t>
      </w:r>
      <w:r w:rsidR="00E71251">
        <w:t> </w:t>
      </w:r>
      <w:r w:rsidRPr="00E71251">
        <w:t>4 of Part</w:t>
      </w:r>
      <w:r w:rsidR="00E71251">
        <w:t> </w:t>
      </w:r>
      <w:r w:rsidRPr="00E71251">
        <w:t xml:space="preserve">3 of the </w:t>
      </w:r>
      <w:r w:rsidRPr="00E71251">
        <w:rPr>
          <w:i/>
        </w:rPr>
        <w:t>Commonwealth Authorities and Companies Act 1997</w:t>
      </w:r>
      <w:r w:rsidRPr="00E71251">
        <w:t>.</w:t>
      </w:r>
    </w:p>
    <w:p w:rsidR="00DF436B" w:rsidRPr="00E71251" w:rsidRDefault="00DF436B" w:rsidP="00DF436B">
      <w:pPr>
        <w:pStyle w:val="notepara"/>
      </w:pPr>
      <w:r w:rsidRPr="00E71251">
        <w:t>Note:</w:t>
      </w:r>
      <w:r w:rsidRPr="00E71251">
        <w:tab/>
        <w:t>That Subdivision has rules about “directors” disclosing material personal interests.</w:t>
      </w:r>
    </w:p>
    <w:p w:rsidR="00DF436B" w:rsidRPr="00E71251" w:rsidRDefault="00DF436B" w:rsidP="00DF436B">
      <w:pPr>
        <w:pStyle w:val="subsection"/>
      </w:pPr>
      <w:r w:rsidRPr="00E71251">
        <w:tab/>
        <w:t>(3)</w:t>
      </w:r>
      <w:r w:rsidRPr="00E71251">
        <w:tab/>
        <w:t xml:space="preserve">The Minister must not terminate the appointment of a member appointed on the recommendation of </w:t>
      </w:r>
      <w:smartTag w:uri="urn:schemas-microsoft-com:office:smarttags" w:element="State">
        <w:smartTag w:uri="urn:schemas-microsoft-com:office:smarttags" w:element="place">
          <w:r w:rsidRPr="00E71251">
            <w:t>New South Wales</w:t>
          </w:r>
        </w:smartTag>
      </w:smartTag>
      <w:r w:rsidRPr="00E71251">
        <w:t xml:space="preserve"> without first consulting </w:t>
      </w:r>
      <w:smartTag w:uri="urn:schemas-microsoft-com:office:smarttags" w:element="State">
        <w:smartTag w:uri="urn:schemas-microsoft-com:office:smarttags" w:element="place">
          <w:r w:rsidRPr="00E71251">
            <w:t>New South Wales</w:t>
          </w:r>
        </w:smartTag>
      </w:smartTag>
      <w:r w:rsidRPr="00E71251">
        <w:t>.</w:t>
      </w:r>
    </w:p>
    <w:p w:rsidR="00DF436B" w:rsidRPr="00E71251" w:rsidRDefault="00DF436B" w:rsidP="00DF436B">
      <w:pPr>
        <w:pStyle w:val="PageBreak"/>
      </w:pPr>
      <w:r w:rsidRPr="00E71251">
        <w:br w:type="page"/>
      </w:r>
    </w:p>
    <w:p w:rsidR="00DF436B" w:rsidRPr="00E71251" w:rsidRDefault="00DF436B" w:rsidP="00DF436B">
      <w:pPr>
        <w:pStyle w:val="ActHead2"/>
      </w:pPr>
      <w:bookmarkStart w:id="27" w:name="_Toc178741183"/>
      <w:r w:rsidRPr="00E71251">
        <w:rPr>
          <w:rStyle w:val="CharPartNo"/>
        </w:rPr>
        <w:t>Part</w:t>
      </w:r>
      <w:r w:rsidR="00E71251">
        <w:rPr>
          <w:rStyle w:val="CharPartNo"/>
        </w:rPr>
        <w:t> </w:t>
      </w:r>
      <w:r w:rsidRPr="00E71251">
        <w:rPr>
          <w:rStyle w:val="CharPartNo"/>
        </w:rPr>
        <w:t>4</w:t>
      </w:r>
      <w:r w:rsidRPr="00E71251">
        <w:t>—</w:t>
      </w:r>
      <w:r w:rsidRPr="00E71251">
        <w:rPr>
          <w:rStyle w:val="CharPartText"/>
        </w:rPr>
        <w:t>Trust land</w:t>
      </w:r>
      <w:bookmarkEnd w:id="27"/>
    </w:p>
    <w:p w:rsidR="00DF436B" w:rsidRPr="00E71251" w:rsidRDefault="00DF436B" w:rsidP="00DF436B">
      <w:pPr>
        <w:pStyle w:val="Header"/>
      </w:pPr>
      <w:r w:rsidRPr="00E71251">
        <w:rPr>
          <w:rStyle w:val="CharDivNo"/>
        </w:rPr>
        <w:t xml:space="preserve"> </w:t>
      </w:r>
      <w:r w:rsidRPr="00E71251">
        <w:rPr>
          <w:rStyle w:val="CharDivText"/>
        </w:rPr>
        <w:t xml:space="preserve"> </w:t>
      </w:r>
    </w:p>
    <w:p w:rsidR="00DF436B" w:rsidRPr="00E71251" w:rsidRDefault="00DF436B" w:rsidP="00DF436B">
      <w:pPr>
        <w:pStyle w:val="ActHead5"/>
      </w:pPr>
      <w:bookmarkStart w:id="28" w:name="_Toc178741184"/>
      <w:r w:rsidRPr="00E71251">
        <w:rPr>
          <w:rStyle w:val="CharSectno"/>
        </w:rPr>
        <w:t>21</w:t>
      </w:r>
      <w:r w:rsidRPr="00E71251">
        <w:t xml:space="preserve">  Vesting by Minister of land in the Trust</w:t>
      </w:r>
      <w:bookmarkEnd w:id="28"/>
    </w:p>
    <w:p w:rsidR="00DF436B" w:rsidRPr="00E71251" w:rsidRDefault="00DF436B" w:rsidP="00DF436B">
      <w:pPr>
        <w:pStyle w:val="subsection"/>
      </w:pPr>
      <w:r w:rsidRPr="00E71251">
        <w:tab/>
        <w:t>(1)</w:t>
      </w:r>
      <w:r w:rsidRPr="00E71251">
        <w:tab/>
        <w:t xml:space="preserve">The Minister administering the </w:t>
      </w:r>
      <w:r w:rsidRPr="00E71251">
        <w:rPr>
          <w:i/>
        </w:rPr>
        <w:t>Naval Defence Act 1910</w:t>
      </w:r>
      <w:r w:rsidRPr="00E71251">
        <w:t xml:space="preserve"> must, by notice or notices published in the </w:t>
      </w:r>
      <w:r w:rsidRPr="00E71251">
        <w:rPr>
          <w:i/>
        </w:rPr>
        <w:t>Gazette</w:t>
      </w:r>
      <w:r w:rsidRPr="00E71251">
        <w:t>, specify that each Trust land site mentioned in Schedules</w:t>
      </w:r>
      <w:r w:rsidR="00E71251">
        <w:t> </w:t>
      </w:r>
      <w:r w:rsidRPr="00E71251">
        <w:t>1 and 2 that is a Commonwealth place is to vest in the Trust in accordance with section</w:t>
      </w:r>
      <w:r w:rsidR="00E71251">
        <w:t> </w:t>
      </w:r>
      <w:r w:rsidRPr="00E71251">
        <w:t>22 on a specified day that is within 4 years of this Act commencing. A notice may deal with a part only of a Trust land site.</w:t>
      </w:r>
    </w:p>
    <w:p w:rsidR="00DF436B" w:rsidRPr="00E71251" w:rsidRDefault="00DF436B" w:rsidP="00DF436B">
      <w:pPr>
        <w:pStyle w:val="subsection"/>
      </w:pPr>
      <w:r w:rsidRPr="00E71251">
        <w:tab/>
        <w:t>(2)</w:t>
      </w:r>
      <w:r w:rsidRPr="00E71251">
        <w:tab/>
        <w:t xml:space="preserve">The Minister may, by notice published in the </w:t>
      </w:r>
      <w:r w:rsidRPr="00E71251">
        <w:rPr>
          <w:i/>
        </w:rPr>
        <w:t>Gazette</w:t>
      </w:r>
      <w:r w:rsidRPr="00E71251">
        <w:t>, specify that a part of any other Harbour land that is a Commonwealth place is to vest in the Trust in accordance with section</w:t>
      </w:r>
      <w:r w:rsidR="00E71251">
        <w:t> </w:t>
      </w:r>
      <w:r w:rsidRPr="00E71251">
        <w:t>22.</w:t>
      </w:r>
    </w:p>
    <w:p w:rsidR="00DF436B" w:rsidRPr="00E71251" w:rsidRDefault="00DF436B" w:rsidP="00DF436B">
      <w:pPr>
        <w:pStyle w:val="subsection"/>
      </w:pPr>
      <w:r w:rsidRPr="00E71251">
        <w:tab/>
        <w:t>(3)</w:t>
      </w:r>
      <w:r w:rsidRPr="00E71251">
        <w:tab/>
        <w:t>The notice must specify the day from which the land is to vest.</w:t>
      </w:r>
    </w:p>
    <w:p w:rsidR="00DF436B" w:rsidRPr="00E71251" w:rsidRDefault="00DF436B" w:rsidP="00DF436B">
      <w:pPr>
        <w:pStyle w:val="ActHead5"/>
      </w:pPr>
      <w:bookmarkStart w:id="29" w:name="_Toc178741185"/>
      <w:r w:rsidRPr="00E71251">
        <w:rPr>
          <w:rStyle w:val="CharSectno"/>
        </w:rPr>
        <w:t>22</w:t>
      </w:r>
      <w:r w:rsidRPr="00E71251">
        <w:t xml:space="preserve">  Vesting of Trust land</w:t>
      </w:r>
      <w:bookmarkEnd w:id="29"/>
    </w:p>
    <w:p w:rsidR="00DF436B" w:rsidRPr="00E71251" w:rsidRDefault="00DF436B" w:rsidP="00DF436B">
      <w:pPr>
        <w:pStyle w:val="subsection"/>
      </w:pPr>
      <w:r w:rsidRPr="00E71251">
        <w:tab/>
        <w:t>(1)</w:t>
      </w:r>
      <w:r w:rsidRPr="00E71251">
        <w:tab/>
        <w:t>From the beginning of the day specified in the notice, all right, title and interest that the Commonwealth holds in the land vests in the Trust without any conveyance, transfer or assignment.</w:t>
      </w:r>
    </w:p>
    <w:p w:rsidR="00DF436B" w:rsidRPr="00E71251" w:rsidRDefault="00DF436B" w:rsidP="00DF436B">
      <w:pPr>
        <w:pStyle w:val="subsection"/>
      </w:pPr>
      <w:r w:rsidRPr="00E71251">
        <w:tab/>
        <w:t>(2)</w:t>
      </w:r>
      <w:r w:rsidRPr="00E71251">
        <w:tab/>
        <w:t>The Trust holds the land for and on behalf of the Commonwealth.</w:t>
      </w:r>
    </w:p>
    <w:p w:rsidR="00DF436B" w:rsidRPr="00E71251" w:rsidRDefault="00DF436B" w:rsidP="00DF436B">
      <w:pPr>
        <w:pStyle w:val="ActHead5"/>
      </w:pPr>
      <w:bookmarkStart w:id="30" w:name="_Toc178741186"/>
      <w:r w:rsidRPr="00E71251">
        <w:rPr>
          <w:rStyle w:val="CharSectno"/>
        </w:rPr>
        <w:t>23</w:t>
      </w:r>
      <w:r w:rsidRPr="00E71251">
        <w:t xml:space="preserve">  Minister may make arrangements</w:t>
      </w:r>
      <w:bookmarkEnd w:id="30"/>
    </w:p>
    <w:p w:rsidR="00DF436B" w:rsidRPr="00E71251" w:rsidRDefault="00DF436B" w:rsidP="00DF436B">
      <w:pPr>
        <w:pStyle w:val="subsection"/>
      </w:pPr>
      <w:r w:rsidRPr="00E71251">
        <w:tab/>
        <w:t>(1)</w:t>
      </w:r>
      <w:r w:rsidRPr="00E71251">
        <w:tab/>
        <w:t>If:</w:t>
      </w:r>
    </w:p>
    <w:p w:rsidR="00DF436B" w:rsidRPr="00E71251" w:rsidRDefault="00DF436B" w:rsidP="00DF436B">
      <w:pPr>
        <w:pStyle w:val="paragraph"/>
      </w:pPr>
      <w:r w:rsidRPr="00E71251">
        <w:tab/>
        <w:t>(a)</w:t>
      </w:r>
      <w:r w:rsidRPr="00E71251">
        <w:tab/>
        <w:t>the Minister specifies land under section</w:t>
      </w:r>
      <w:r w:rsidR="00E71251">
        <w:t> </w:t>
      </w:r>
      <w:r w:rsidRPr="00E71251">
        <w:t>21; and</w:t>
      </w:r>
    </w:p>
    <w:p w:rsidR="00DF436B" w:rsidRPr="00E71251" w:rsidRDefault="00DF436B" w:rsidP="00DF436B">
      <w:pPr>
        <w:pStyle w:val="paragraph"/>
      </w:pPr>
      <w:r w:rsidRPr="00E71251">
        <w:tab/>
        <w:t>(b)</w:t>
      </w:r>
      <w:r w:rsidRPr="00E71251">
        <w:tab/>
        <w:t>immediately before the land vests in the Trust under section</w:t>
      </w:r>
      <w:r w:rsidR="00E71251">
        <w:t> </w:t>
      </w:r>
      <w:r w:rsidRPr="00E71251">
        <w:t>22, the Commonwealth is a party to an agreement or instrument that relates to the land;</w:t>
      </w:r>
    </w:p>
    <w:p w:rsidR="00DF436B" w:rsidRPr="00E71251" w:rsidRDefault="00DF436B" w:rsidP="00DF436B">
      <w:pPr>
        <w:pStyle w:val="subsection2"/>
      </w:pPr>
      <w:r w:rsidRPr="00E71251">
        <w:t>then the Minister may specify, in writing, the agreement or instrument for the purposes of this section.</w:t>
      </w:r>
    </w:p>
    <w:p w:rsidR="00DF436B" w:rsidRPr="00E71251" w:rsidRDefault="00DF436B" w:rsidP="00DF436B">
      <w:pPr>
        <w:pStyle w:val="subsection"/>
      </w:pPr>
      <w:r w:rsidRPr="00E71251">
        <w:tab/>
        <w:t>(2)</w:t>
      </w:r>
      <w:r w:rsidRPr="00E71251">
        <w:tab/>
        <w:t>An agreement or instrument specified under this section has effect, after the land vests in the Trust, as if:</w:t>
      </w:r>
    </w:p>
    <w:p w:rsidR="00DF436B" w:rsidRPr="00E71251" w:rsidRDefault="00DF436B" w:rsidP="00DF436B">
      <w:pPr>
        <w:pStyle w:val="paragraph"/>
      </w:pPr>
      <w:r w:rsidRPr="00E71251">
        <w:tab/>
        <w:t>(a)</w:t>
      </w:r>
      <w:r w:rsidRPr="00E71251">
        <w:tab/>
        <w:t>the Trust were substituted for the Commonwealth as a party to the agreement or instrument; and</w:t>
      </w:r>
    </w:p>
    <w:p w:rsidR="00DF436B" w:rsidRPr="00E71251" w:rsidRDefault="00DF436B" w:rsidP="00DF436B">
      <w:pPr>
        <w:pStyle w:val="paragraph"/>
      </w:pPr>
      <w:r w:rsidRPr="00E71251">
        <w:tab/>
        <w:t>(b)</w:t>
      </w:r>
      <w:r w:rsidRPr="00E71251">
        <w:tab/>
        <w:t>any reference in the agreement or instrument to the Commonwealth were (except in relation to matters that occurred before the land vested) a reference to the Trust.</w:t>
      </w:r>
    </w:p>
    <w:p w:rsidR="00DF436B" w:rsidRPr="00E71251" w:rsidRDefault="00DF436B" w:rsidP="00DF436B">
      <w:pPr>
        <w:pStyle w:val="ActHead5"/>
      </w:pPr>
      <w:bookmarkStart w:id="31" w:name="_Toc178741187"/>
      <w:r w:rsidRPr="00E71251">
        <w:rPr>
          <w:rStyle w:val="CharSectno"/>
        </w:rPr>
        <w:t>24</w:t>
      </w:r>
      <w:r w:rsidRPr="00E71251">
        <w:t xml:space="preserve">  Transfer of Trust land</w:t>
      </w:r>
      <w:bookmarkEnd w:id="31"/>
    </w:p>
    <w:p w:rsidR="00DF436B" w:rsidRPr="00E71251" w:rsidRDefault="00DF436B" w:rsidP="00DF436B">
      <w:pPr>
        <w:pStyle w:val="subsection"/>
      </w:pPr>
      <w:r w:rsidRPr="00E71251">
        <w:tab/>
        <w:t>(1)</w:t>
      </w:r>
      <w:r w:rsidRPr="00E71251">
        <w:tab/>
        <w:t>The Trust must not sell or otherwise transfer the freehold interest in:</w:t>
      </w:r>
    </w:p>
    <w:p w:rsidR="00DF436B" w:rsidRPr="00E71251" w:rsidRDefault="00DF436B" w:rsidP="00DF436B">
      <w:pPr>
        <w:pStyle w:val="paragraph"/>
      </w:pPr>
      <w:r w:rsidRPr="00E71251">
        <w:tab/>
        <w:t>(a)</w:t>
      </w:r>
      <w:r w:rsidRPr="00E71251">
        <w:tab/>
        <w:t>any land mentioned in Schedule</w:t>
      </w:r>
      <w:r w:rsidR="00E71251">
        <w:t> </w:t>
      </w:r>
      <w:r w:rsidRPr="00E71251">
        <w:t>1; or</w:t>
      </w:r>
    </w:p>
    <w:p w:rsidR="00DF436B" w:rsidRPr="00E71251" w:rsidRDefault="00DF436B" w:rsidP="00DF436B">
      <w:pPr>
        <w:pStyle w:val="paragraph"/>
      </w:pPr>
      <w:r w:rsidRPr="00E71251">
        <w:tab/>
        <w:t>(b)</w:t>
      </w:r>
      <w:r w:rsidRPr="00E71251">
        <w:tab/>
        <w:t>land identified in a plan as having significant environmental or heritage values;</w:t>
      </w:r>
    </w:p>
    <w:p w:rsidR="00DF436B" w:rsidRPr="00E71251" w:rsidRDefault="00DF436B" w:rsidP="00DF436B">
      <w:pPr>
        <w:pStyle w:val="subsection2"/>
      </w:pPr>
      <w:r w:rsidRPr="00E71251">
        <w:t>unless:</w:t>
      </w:r>
    </w:p>
    <w:p w:rsidR="00DF436B" w:rsidRPr="00E71251" w:rsidRDefault="00DF436B" w:rsidP="00DF436B">
      <w:pPr>
        <w:pStyle w:val="paragraph"/>
      </w:pPr>
      <w:r w:rsidRPr="00E71251">
        <w:tab/>
        <w:t>(c)</w:t>
      </w:r>
      <w:r w:rsidRPr="00E71251">
        <w:tab/>
        <w:t xml:space="preserve">the sale or transfer is to the Commonwealth, </w:t>
      </w:r>
      <w:smartTag w:uri="urn:schemas-microsoft-com:office:smarttags" w:element="State">
        <w:smartTag w:uri="urn:schemas-microsoft-com:office:smarttags" w:element="place">
          <w:r w:rsidRPr="00E71251">
            <w:t>New South Wales</w:t>
          </w:r>
        </w:smartTag>
      </w:smartTag>
      <w:r w:rsidRPr="00E71251">
        <w:t xml:space="preserve"> or an affected council; and</w:t>
      </w:r>
    </w:p>
    <w:p w:rsidR="00DF436B" w:rsidRPr="00E71251" w:rsidRDefault="00DF436B" w:rsidP="00DF436B">
      <w:pPr>
        <w:pStyle w:val="paragraph"/>
      </w:pPr>
      <w:r w:rsidRPr="00E71251">
        <w:tab/>
        <w:t>(d)</w:t>
      </w:r>
      <w:r w:rsidRPr="00E71251">
        <w:tab/>
        <w:t xml:space="preserve">the instrument under which the sale or transfer occurs includes a condition that the land not be sold or otherwise transferred other than to the Commonwealth, </w:t>
      </w:r>
      <w:smartTag w:uri="urn:schemas-microsoft-com:office:smarttags" w:element="State">
        <w:smartTag w:uri="urn:schemas-microsoft-com:office:smarttags" w:element="place">
          <w:r w:rsidRPr="00E71251">
            <w:t>New South Wales</w:t>
          </w:r>
        </w:smartTag>
      </w:smartTag>
      <w:r w:rsidRPr="00E71251">
        <w:t xml:space="preserve"> or an affected council.</w:t>
      </w:r>
    </w:p>
    <w:p w:rsidR="00DF436B" w:rsidRPr="00E71251" w:rsidRDefault="00DF436B" w:rsidP="00DF436B">
      <w:pPr>
        <w:pStyle w:val="subsection"/>
      </w:pPr>
      <w:r w:rsidRPr="00E71251">
        <w:tab/>
        <w:t>(1A)</w:t>
      </w:r>
      <w:r w:rsidRPr="00E71251">
        <w:tab/>
        <w:t xml:space="preserve">A purported sale or transfer of a freehold interest by an instrument that does not comply with </w:t>
      </w:r>
      <w:r w:rsidR="00E71251">
        <w:t>paragraph (</w:t>
      </w:r>
      <w:r w:rsidRPr="00E71251">
        <w:t>1)(c) or (d) is not effective.</w:t>
      </w:r>
    </w:p>
    <w:p w:rsidR="00DF436B" w:rsidRPr="00E71251" w:rsidRDefault="00DF436B" w:rsidP="00DF436B">
      <w:pPr>
        <w:pStyle w:val="subsection"/>
      </w:pPr>
      <w:r w:rsidRPr="00E71251">
        <w:tab/>
        <w:t>(1B)</w:t>
      </w:r>
      <w:r w:rsidRPr="00E71251">
        <w:tab/>
        <w:t>The Trust must not sell or otherwise transfer the freehold interest of any land mentioned in Schedule</w:t>
      </w:r>
      <w:r w:rsidR="00E71251">
        <w:t> </w:t>
      </w:r>
      <w:r w:rsidRPr="00E71251">
        <w:t>2 without the written approval of the Minister.</w:t>
      </w:r>
    </w:p>
    <w:p w:rsidR="00DF436B" w:rsidRPr="00E71251" w:rsidRDefault="00DF436B" w:rsidP="00DF436B">
      <w:pPr>
        <w:pStyle w:val="subsection"/>
      </w:pPr>
      <w:r w:rsidRPr="00E71251">
        <w:tab/>
        <w:t>(2)</w:t>
      </w:r>
      <w:r w:rsidRPr="00E71251">
        <w:tab/>
        <w:t>If the Trust agrees to sell or otherwise transfer the freehold interest of any Trust land, then the Trust must seek the Minister’s approval, in writing, of:</w:t>
      </w:r>
    </w:p>
    <w:p w:rsidR="00DF436B" w:rsidRPr="00E71251" w:rsidRDefault="00DF436B" w:rsidP="00DF436B">
      <w:pPr>
        <w:pStyle w:val="paragraph"/>
      </w:pPr>
      <w:r w:rsidRPr="00E71251">
        <w:tab/>
        <w:t>(a)</w:t>
      </w:r>
      <w:r w:rsidRPr="00E71251">
        <w:tab/>
        <w:t>the terms and conditions of the agreement; and</w:t>
      </w:r>
    </w:p>
    <w:p w:rsidR="00DF436B" w:rsidRPr="00E71251" w:rsidRDefault="00DF436B" w:rsidP="00DF436B">
      <w:pPr>
        <w:pStyle w:val="paragraph"/>
      </w:pPr>
      <w:r w:rsidRPr="00E71251">
        <w:tab/>
        <w:t>(b)</w:t>
      </w:r>
      <w:r w:rsidRPr="00E71251">
        <w:tab/>
        <w:t>the transferee.</w:t>
      </w:r>
    </w:p>
    <w:p w:rsidR="00DF436B" w:rsidRPr="00E71251" w:rsidRDefault="00DF436B" w:rsidP="00DF436B">
      <w:pPr>
        <w:pStyle w:val="ActHead5"/>
      </w:pPr>
      <w:bookmarkStart w:id="32" w:name="_Toc178741188"/>
      <w:r w:rsidRPr="00E71251">
        <w:rPr>
          <w:rStyle w:val="CharSectno"/>
        </w:rPr>
        <w:t>25</w:t>
      </w:r>
      <w:r w:rsidRPr="00E71251">
        <w:t xml:space="preserve"> </w:t>
      </w:r>
      <w:r w:rsidRPr="00E71251">
        <w:rPr>
          <w:i/>
        </w:rPr>
        <w:t xml:space="preserve"> </w:t>
      </w:r>
      <w:r w:rsidRPr="00E71251">
        <w:t>Lands Acquisition Act not to apply</w:t>
      </w:r>
      <w:bookmarkEnd w:id="32"/>
    </w:p>
    <w:p w:rsidR="00DF436B" w:rsidRPr="00E71251" w:rsidRDefault="00DF436B" w:rsidP="00DF436B">
      <w:pPr>
        <w:pStyle w:val="subsection"/>
      </w:pPr>
      <w:r w:rsidRPr="00E71251">
        <w:tab/>
      </w:r>
      <w:r w:rsidRPr="00E71251">
        <w:tab/>
        <w:t>Part</w:t>
      </w:r>
      <w:r w:rsidR="00E71251">
        <w:t> </w:t>
      </w:r>
      <w:r w:rsidRPr="00E71251">
        <w:t xml:space="preserve">X of the </w:t>
      </w:r>
      <w:r w:rsidRPr="00E71251">
        <w:rPr>
          <w:i/>
        </w:rPr>
        <w:t>Lands Acquisition Act 1989</w:t>
      </w:r>
      <w:r w:rsidRPr="00E71251">
        <w:t xml:space="preserve"> does not apply to the disposal by the Trust of Trust land or an interest in Trust land.</w:t>
      </w:r>
    </w:p>
    <w:p w:rsidR="00DF436B" w:rsidRPr="00E71251" w:rsidRDefault="00DF436B" w:rsidP="00DF436B">
      <w:pPr>
        <w:pStyle w:val="PageBreak"/>
      </w:pPr>
      <w:r w:rsidRPr="00E71251">
        <w:br w:type="page"/>
      </w:r>
    </w:p>
    <w:p w:rsidR="00DF436B" w:rsidRPr="00E71251" w:rsidRDefault="00DF436B" w:rsidP="00DF436B">
      <w:pPr>
        <w:pStyle w:val="ActHead2"/>
      </w:pPr>
      <w:bookmarkStart w:id="33" w:name="_Toc178741189"/>
      <w:r w:rsidRPr="00E71251">
        <w:rPr>
          <w:rStyle w:val="CharPartNo"/>
        </w:rPr>
        <w:t>Part</w:t>
      </w:r>
      <w:r w:rsidR="00E71251">
        <w:rPr>
          <w:rStyle w:val="CharPartNo"/>
        </w:rPr>
        <w:t> </w:t>
      </w:r>
      <w:r w:rsidRPr="00E71251">
        <w:rPr>
          <w:rStyle w:val="CharPartNo"/>
        </w:rPr>
        <w:t>5</w:t>
      </w:r>
      <w:r w:rsidRPr="00E71251">
        <w:t>—</w:t>
      </w:r>
      <w:r w:rsidRPr="00E71251">
        <w:rPr>
          <w:rStyle w:val="CharPartText"/>
        </w:rPr>
        <w:t>Plans</w:t>
      </w:r>
      <w:bookmarkEnd w:id="33"/>
    </w:p>
    <w:p w:rsidR="00DF436B" w:rsidRPr="00E71251" w:rsidRDefault="00DF436B" w:rsidP="00DF436B">
      <w:pPr>
        <w:pStyle w:val="Header"/>
      </w:pPr>
      <w:r w:rsidRPr="00E71251">
        <w:rPr>
          <w:rStyle w:val="CharDivNo"/>
        </w:rPr>
        <w:t xml:space="preserve"> </w:t>
      </w:r>
      <w:r w:rsidRPr="00E71251">
        <w:rPr>
          <w:rStyle w:val="CharDivText"/>
        </w:rPr>
        <w:t xml:space="preserve"> </w:t>
      </w:r>
    </w:p>
    <w:p w:rsidR="00DF436B" w:rsidRPr="00E71251" w:rsidRDefault="00DF436B" w:rsidP="00DF436B">
      <w:pPr>
        <w:pStyle w:val="ActHead5"/>
      </w:pPr>
      <w:bookmarkStart w:id="34" w:name="_Toc178741190"/>
      <w:r w:rsidRPr="00E71251">
        <w:rPr>
          <w:rStyle w:val="CharSectno"/>
        </w:rPr>
        <w:t>26</w:t>
      </w:r>
      <w:r w:rsidRPr="00E71251">
        <w:t xml:space="preserve">  Trust to prepare plans</w:t>
      </w:r>
      <w:bookmarkEnd w:id="34"/>
    </w:p>
    <w:p w:rsidR="00DF436B" w:rsidRPr="00E71251" w:rsidRDefault="00DF436B" w:rsidP="00DF436B">
      <w:pPr>
        <w:pStyle w:val="subsection"/>
      </w:pPr>
      <w:r w:rsidRPr="00E71251">
        <w:tab/>
        <w:t>(1)</w:t>
      </w:r>
      <w:r w:rsidRPr="00E71251">
        <w:tab/>
        <w:t>Within 2 years of this Act commencing, the Trust must prepare a draft plan in respect of each Trust land site mentioned in Schedules</w:t>
      </w:r>
      <w:r w:rsidR="00E71251">
        <w:t> </w:t>
      </w:r>
      <w:r w:rsidRPr="00E71251">
        <w:t>1 and 2.</w:t>
      </w:r>
    </w:p>
    <w:p w:rsidR="00DF436B" w:rsidRPr="00E71251" w:rsidRDefault="00DF436B" w:rsidP="00DF436B">
      <w:pPr>
        <w:pStyle w:val="subsection"/>
      </w:pPr>
      <w:r w:rsidRPr="00E71251">
        <w:tab/>
        <w:t>(2)</w:t>
      </w:r>
      <w:r w:rsidRPr="00E71251">
        <w:tab/>
        <w:t>Within 2 years of any other land vesting in the Trust under section</w:t>
      </w:r>
      <w:r w:rsidR="00E71251">
        <w:t> </w:t>
      </w:r>
      <w:r w:rsidRPr="00E71251">
        <w:t>22, the Trust must prepare a draft plan in respect of that land.</w:t>
      </w:r>
    </w:p>
    <w:p w:rsidR="00DF436B" w:rsidRPr="00E71251" w:rsidRDefault="00DF436B" w:rsidP="00DF436B">
      <w:pPr>
        <w:pStyle w:val="subsection"/>
      </w:pPr>
      <w:r w:rsidRPr="00E71251">
        <w:tab/>
        <w:t>(3)</w:t>
      </w:r>
      <w:r w:rsidRPr="00E71251">
        <w:tab/>
        <w:t xml:space="preserve">The Minister may extend the period mentioned in </w:t>
      </w:r>
      <w:r w:rsidR="00E71251">
        <w:t>subsections (</w:t>
      </w:r>
      <w:r w:rsidRPr="00E71251">
        <w:t>1) and (2) on application, in writing, by the Trust, provided that the Trust has by public notice informed the public about the application and the reason for the extension of time.</w:t>
      </w:r>
    </w:p>
    <w:p w:rsidR="00DF436B" w:rsidRPr="00E71251" w:rsidRDefault="00DF436B" w:rsidP="00DF436B">
      <w:pPr>
        <w:pStyle w:val="ActHead5"/>
      </w:pPr>
      <w:bookmarkStart w:id="35" w:name="_Toc178741191"/>
      <w:r w:rsidRPr="00E71251">
        <w:rPr>
          <w:rStyle w:val="CharSectno"/>
        </w:rPr>
        <w:t>27</w:t>
      </w:r>
      <w:r w:rsidRPr="00E71251">
        <w:t xml:space="preserve">  Plan areas</w:t>
      </w:r>
      <w:bookmarkEnd w:id="35"/>
    </w:p>
    <w:p w:rsidR="00DF436B" w:rsidRPr="00E71251" w:rsidRDefault="00DF436B" w:rsidP="00DF436B">
      <w:pPr>
        <w:pStyle w:val="subsection"/>
      </w:pPr>
      <w:r w:rsidRPr="00E71251">
        <w:tab/>
        <w:t>(1)</w:t>
      </w:r>
      <w:r w:rsidRPr="00E71251">
        <w:tab/>
        <w:t>A plan must cover at least one Trust land site and must not cover only a part of a site.</w:t>
      </w:r>
    </w:p>
    <w:p w:rsidR="00DF436B" w:rsidRPr="00E71251" w:rsidRDefault="00DF436B" w:rsidP="00DF436B">
      <w:pPr>
        <w:pStyle w:val="subsection"/>
      </w:pPr>
      <w:r w:rsidRPr="00E71251">
        <w:tab/>
        <w:t>(2)</w:t>
      </w:r>
      <w:r w:rsidRPr="00E71251">
        <w:tab/>
        <w:t>A plan may cover any Harbour land that has not vested in the Trust under section</w:t>
      </w:r>
      <w:r w:rsidR="00E71251">
        <w:t> </w:t>
      </w:r>
      <w:r w:rsidRPr="00E71251">
        <w:t>22. However, the plan takes effect in respect of that land only when:</w:t>
      </w:r>
    </w:p>
    <w:p w:rsidR="00DF436B" w:rsidRPr="00E71251" w:rsidRDefault="00DF436B" w:rsidP="00DF436B">
      <w:pPr>
        <w:pStyle w:val="paragraph"/>
      </w:pPr>
      <w:r w:rsidRPr="00E71251">
        <w:tab/>
        <w:t>(a)</w:t>
      </w:r>
      <w:r w:rsidRPr="00E71251">
        <w:tab/>
        <w:t>the plan is approved and notified under this Part; and</w:t>
      </w:r>
    </w:p>
    <w:p w:rsidR="00DF436B" w:rsidRPr="00E71251" w:rsidRDefault="00DF436B" w:rsidP="00DF436B">
      <w:pPr>
        <w:pStyle w:val="paragraph"/>
      </w:pPr>
      <w:r w:rsidRPr="00E71251">
        <w:tab/>
        <w:t>(b)</w:t>
      </w:r>
      <w:r w:rsidRPr="00E71251">
        <w:tab/>
        <w:t>the land vests in the Trust.</w:t>
      </w:r>
    </w:p>
    <w:p w:rsidR="00DF436B" w:rsidRPr="00E71251" w:rsidRDefault="00DF436B" w:rsidP="00DF436B">
      <w:pPr>
        <w:pStyle w:val="notetext"/>
      </w:pPr>
      <w:r w:rsidRPr="00E71251">
        <w:t>Note:</w:t>
      </w:r>
      <w:r w:rsidRPr="00E71251">
        <w:tab/>
        <w:t>If the plan has been approved and notified under this Part before the land vests in the Trust, then the plan does not require further notification under section</w:t>
      </w:r>
      <w:r w:rsidR="00E71251">
        <w:t> </w:t>
      </w:r>
      <w:r w:rsidRPr="00E71251">
        <w:t>34 when the land eventually vests in the Trust.</w:t>
      </w:r>
    </w:p>
    <w:p w:rsidR="00DF436B" w:rsidRPr="00E71251" w:rsidRDefault="00DF436B" w:rsidP="00DF436B">
      <w:pPr>
        <w:pStyle w:val="ActHead5"/>
      </w:pPr>
      <w:bookmarkStart w:id="36" w:name="_Toc178741192"/>
      <w:r w:rsidRPr="00E71251">
        <w:rPr>
          <w:rStyle w:val="CharSectno"/>
        </w:rPr>
        <w:t>28</w:t>
      </w:r>
      <w:r w:rsidRPr="00E71251">
        <w:t xml:space="preserve">  Content of plans</w:t>
      </w:r>
      <w:bookmarkEnd w:id="36"/>
    </w:p>
    <w:p w:rsidR="00DF436B" w:rsidRPr="00E71251" w:rsidRDefault="00DF436B" w:rsidP="00DF436B">
      <w:pPr>
        <w:pStyle w:val="subsection"/>
      </w:pPr>
      <w:r w:rsidRPr="00E71251">
        <w:tab/>
        <w:t>(1)</w:t>
      </w:r>
      <w:r w:rsidRPr="00E71251">
        <w:tab/>
        <w:t>A plan must accord with the objects of the Trust.</w:t>
      </w:r>
    </w:p>
    <w:p w:rsidR="00DF436B" w:rsidRPr="00E71251" w:rsidRDefault="00DF436B" w:rsidP="00DF436B">
      <w:pPr>
        <w:pStyle w:val="subsection"/>
      </w:pPr>
      <w:r w:rsidRPr="00E71251">
        <w:tab/>
        <w:t>(2)</w:t>
      </w:r>
      <w:r w:rsidRPr="00E71251">
        <w:tab/>
        <w:t>The plan must accord with principles of ecologically sustainable development.</w:t>
      </w:r>
    </w:p>
    <w:p w:rsidR="00DF436B" w:rsidRPr="00E71251" w:rsidRDefault="00DF436B" w:rsidP="00DF436B">
      <w:pPr>
        <w:pStyle w:val="subsection"/>
      </w:pPr>
      <w:r w:rsidRPr="00E71251">
        <w:tab/>
        <w:t>(3)</w:t>
      </w:r>
      <w:r w:rsidRPr="00E71251">
        <w:tab/>
        <w:t>The plan must contain the following:</w:t>
      </w:r>
    </w:p>
    <w:p w:rsidR="00DF436B" w:rsidRPr="00E71251" w:rsidRDefault="00DF436B" w:rsidP="00DF436B">
      <w:pPr>
        <w:pStyle w:val="paragraph"/>
      </w:pPr>
      <w:r w:rsidRPr="00E71251">
        <w:tab/>
        <w:t>(a)</w:t>
      </w:r>
      <w:r w:rsidRPr="00E71251">
        <w:tab/>
        <w:t>a history and description of the plan area, including an identification of current land uses of the area or parts of the area;</w:t>
      </w:r>
    </w:p>
    <w:p w:rsidR="00DF436B" w:rsidRPr="00E71251" w:rsidRDefault="00DF436B" w:rsidP="00DF436B">
      <w:pPr>
        <w:pStyle w:val="paragraph"/>
      </w:pPr>
      <w:r w:rsidRPr="00E71251">
        <w:tab/>
        <w:t>(b)</w:t>
      </w:r>
      <w:r w:rsidRPr="00E71251">
        <w:tab/>
        <w:t>an assessment of the environmental and heritage values of the area;</w:t>
      </w:r>
    </w:p>
    <w:p w:rsidR="00DF436B" w:rsidRPr="00E71251" w:rsidRDefault="00DF436B" w:rsidP="00DF436B">
      <w:pPr>
        <w:pStyle w:val="paragraph"/>
      </w:pPr>
      <w:r w:rsidRPr="00E71251">
        <w:tab/>
        <w:t>(c)</w:t>
      </w:r>
      <w:r w:rsidRPr="00E71251">
        <w:tab/>
        <w:t xml:space="preserve">an assessment of the interrelationship between the plan area and the surrounding region, including other public land in the </w:t>
      </w:r>
      <w:smartTag w:uri="urn:schemas-microsoft-com:office:smarttags" w:element="place">
        <w:smartTag w:uri="urn:schemas-microsoft-com:office:smarttags" w:element="PlaceName">
          <w:r w:rsidRPr="00E71251">
            <w:t>Sydney</w:t>
          </w:r>
        </w:smartTag>
        <w:r w:rsidRPr="00E71251">
          <w:t xml:space="preserve"> </w:t>
        </w:r>
        <w:smartTag w:uri="urn:schemas-microsoft-com:office:smarttags" w:element="PlaceName">
          <w:r w:rsidRPr="00E71251">
            <w:t>Harbour</w:t>
          </w:r>
        </w:smartTag>
      </w:smartTag>
      <w:r w:rsidRPr="00E71251">
        <w:t xml:space="preserve"> region and other Trust land;</w:t>
      </w:r>
    </w:p>
    <w:p w:rsidR="00DF436B" w:rsidRPr="00E71251" w:rsidRDefault="00DF436B" w:rsidP="00DF436B">
      <w:pPr>
        <w:pStyle w:val="paragraph"/>
      </w:pPr>
      <w:r w:rsidRPr="00E71251">
        <w:tab/>
        <w:t>(d)</w:t>
      </w:r>
      <w:r w:rsidRPr="00E71251">
        <w:tab/>
        <w:t>objectives for the conservation and management of the area;</w:t>
      </w:r>
    </w:p>
    <w:p w:rsidR="00DF436B" w:rsidRPr="00E71251" w:rsidRDefault="00DF436B" w:rsidP="00DF436B">
      <w:pPr>
        <w:pStyle w:val="paragraph"/>
      </w:pPr>
      <w:r w:rsidRPr="00E71251">
        <w:tab/>
        <w:t>(e)</w:t>
      </w:r>
      <w:r w:rsidRPr="00E71251">
        <w:tab/>
        <w:t>policies in respect of the conservation and management of the area;</w:t>
      </w:r>
    </w:p>
    <w:p w:rsidR="00DF436B" w:rsidRPr="00E71251" w:rsidRDefault="00DF436B" w:rsidP="00DF436B">
      <w:pPr>
        <w:pStyle w:val="paragraph"/>
      </w:pPr>
      <w:r w:rsidRPr="00E71251">
        <w:tab/>
        <w:t>(f)</w:t>
      </w:r>
      <w:r w:rsidRPr="00E71251">
        <w:tab/>
        <w:t>an identification of proposed land uses in the area or parts of the area;</w:t>
      </w:r>
    </w:p>
    <w:p w:rsidR="00DF436B" w:rsidRPr="00E71251" w:rsidRDefault="00DF436B" w:rsidP="00DF436B">
      <w:pPr>
        <w:pStyle w:val="paragraph"/>
      </w:pPr>
      <w:r w:rsidRPr="00E71251">
        <w:tab/>
        <w:t>(g)</w:t>
      </w:r>
      <w:r w:rsidRPr="00E71251">
        <w:tab/>
        <w:t>an identification of the nature of possible future owners of the area or parts of the area;</w:t>
      </w:r>
    </w:p>
    <w:p w:rsidR="00DF436B" w:rsidRPr="00E71251" w:rsidRDefault="00DF436B" w:rsidP="00DF436B">
      <w:pPr>
        <w:pStyle w:val="paragraph"/>
      </w:pPr>
      <w:r w:rsidRPr="00E71251">
        <w:tab/>
        <w:t>(h)</w:t>
      </w:r>
      <w:r w:rsidRPr="00E71251">
        <w:tab/>
        <w:t>guidelines, options (if necessary) and recommendations for the implementation of the plan;</w:t>
      </w:r>
    </w:p>
    <w:p w:rsidR="00DF436B" w:rsidRPr="00E71251" w:rsidRDefault="00DF436B" w:rsidP="00DF436B">
      <w:pPr>
        <w:pStyle w:val="paragraph"/>
      </w:pPr>
      <w:r w:rsidRPr="00E71251">
        <w:tab/>
        <w:t>(i)</w:t>
      </w:r>
      <w:r w:rsidRPr="00E71251">
        <w:tab/>
        <w:t>detailed estimates of costs that may be incurred in respect of the area, including costs for remediation, rehabilitation and conservation of the area;</w:t>
      </w:r>
    </w:p>
    <w:p w:rsidR="00DF436B" w:rsidRPr="00E71251" w:rsidRDefault="00DF436B" w:rsidP="00DF436B">
      <w:pPr>
        <w:pStyle w:val="paragraph"/>
      </w:pPr>
      <w:r w:rsidRPr="00E71251">
        <w:tab/>
        <w:t>(j)</w:t>
      </w:r>
      <w:r w:rsidRPr="00E71251">
        <w:tab/>
        <w:t>anything else required by the regulations.</w:t>
      </w:r>
    </w:p>
    <w:p w:rsidR="00DF436B" w:rsidRPr="00E71251" w:rsidRDefault="00DF436B" w:rsidP="00DF436B">
      <w:pPr>
        <w:pStyle w:val="ActHead5"/>
      </w:pPr>
      <w:bookmarkStart w:id="37" w:name="_Toc178741193"/>
      <w:r w:rsidRPr="00E71251">
        <w:rPr>
          <w:rStyle w:val="CharSectno"/>
        </w:rPr>
        <w:t>29</w:t>
      </w:r>
      <w:r w:rsidRPr="00E71251">
        <w:t xml:space="preserve">  Consultation on proposal to prepare draft plan</w:t>
      </w:r>
      <w:bookmarkEnd w:id="37"/>
    </w:p>
    <w:p w:rsidR="00DF436B" w:rsidRPr="00E71251" w:rsidRDefault="00DF436B" w:rsidP="00DF436B">
      <w:pPr>
        <w:pStyle w:val="subsection"/>
      </w:pPr>
      <w:r w:rsidRPr="00E71251">
        <w:tab/>
        <w:t>(1)</w:t>
      </w:r>
      <w:r w:rsidRPr="00E71251">
        <w:tab/>
        <w:t>Before preparing a draft plan, the Trust must, by public notice:</w:t>
      </w:r>
    </w:p>
    <w:p w:rsidR="00DF436B" w:rsidRPr="00E71251" w:rsidRDefault="00DF436B" w:rsidP="00DF436B">
      <w:pPr>
        <w:pStyle w:val="paragraph"/>
      </w:pPr>
      <w:r w:rsidRPr="00E71251">
        <w:tab/>
        <w:t>(a)</w:t>
      </w:r>
      <w:r w:rsidRPr="00E71251">
        <w:tab/>
        <w:t>state that it proposes to prepare a draft plan in respect of a specified plan area; and</w:t>
      </w:r>
    </w:p>
    <w:p w:rsidR="00DF436B" w:rsidRPr="00E71251" w:rsidRDefault="00DF436B" w:rsidP="00DF436B">
      <w:pPr>
        <w:pStyle w:val="paragraph"/>
      </w:pPr>
      <w:r w:rsidRPr="00E71251">
        <w:tab/>
        <w:t>(b)</w:t>
      </w:r>
      <w:r w:rsidRPr="00E71251">
        <w:tab/>
        <w:t>invite interested persons to make representations in connection with the proposal by a specified date that is at least one month after the date of publication of the notice; and</w:t>
      </w:r>
    </w:p>
    <w:p w:rsidR="00DF436B" w:rsidRPr="00E71251" w:rsidRDefault="00DF436B" w:rsidP="00DF436B">
      <w:pPr>
        <w:pStyle w:val="paragraph"/>
      </w:pPr>
      <w:r w:rsidRPr="00E71251">
        <w:tab/>
        <w:t>(c)</w:t>
      </w:r>
      <w:r w:rsidRPr="00E71251">
        <w:tab/>
        <w:t>specify an address to which representations may be sent.</w:t>
      </w:r>
    </w:p>
    <w:p w:rsidR="00DF436B" w:rsidRPr="00E71251" w:rsidRDefault="00DF436B" w:rsidP="00DF436B">
      <w:pPr>
        <w:pStyle w:val="subsection"/>
      </w:pPr>
      <w:r w:rsidRPr="00E71251">
        <w:tab/>
        <w:t>(2)</w:t>
      </w:r>
      <w:r w:rsidRPr="00E71251">
        <w:tab/>
        <w:t>A person may make written submissions to the Trust in connection with the proposal not later than the date stated in the notice.</w:t>
      </w:r>
    </w:p>
    <w:p w:rsidR="00DF436B" w:rsidRPr="00E71251" w:rsidRDefault="00DF436B" w:rsidP="00DF436B">
      <w:pPr>
        <w:pStyle w:val="subsection"/>
      </w:pPr>
      <w:r w:rsidRPr="00E71251">
        <w:tab/>
        <w:t>(3)</w:t>
      </w:r>
      <w:r w:rsidRPr="00E71251">
        <w:tab/>
        <w:t>The Trust:</w:t>
      </w:r>
    </w:p>
    <w:p w:rsidR="00DF436B" w:rsidRPr="00E71251" w:rsidRDefault="00DF436B" w:rsidP="00DF436B">
      <w:pPr>
        <w:pStyle w:val="paragraph"/>
      </w:pPr>
      <w:r w:rsidRPr="00E71251">
        <w:tab/>
        <w:t>(a)</w:t>
      </w:r>
      <w:r w:rsidRPr="00E71251">
        <w:tab/>
        <w:t xml:space="preserve">must take into account any submissions made to it in accordance with </w:t>
      </w:r>
      <w:r w:rsidR="00E71251">
        <w:t>subsection (</w:t>
      </w:r>
      <w:r w:rsidRPr="00E71251">
        <w:t>2); and</w:t>
      </w:r>
    </w:p>
    <w:p w:rsidR="00DF436B" w:rsidRPr="00E71251" w:rsidRDefault="00DF436B" w:rsidP="00DF436B">
      <w:pPr>
        <w:pStyle w:val="paragraph"/>
      </w:pPr>
      <w:r w:rsidRPr="00E71251">
        <w:tab/>
        <w:t>(b)</w:t>
      </w:r>
      <w:r w:rsidRPr="00E71251">
        <w:tab/>
        <w:t>must take into account any advice or recommendations received from an advisory committee established under Part</w:t>
      </w:r>
      <w:r w:rsidR="00E71251">
        <w:t> </w:t>
      </w:r>
      <w:r w:rsidRPr="00E71251">
        <w:t>8; and</w:t>
      </w:r>
    </w:p>
    <w:p w:rsidR="00DF436B" w:rsidRPr="00E71251" w:rsidRDefault="00DF436B" w:rsidP="00DF436B">
      <w:pPr>
        <w:pStyle w:val="paragraph"/>
      </w:pPr>
      <w:r w:rsidRPr="00E71251">
        <w:tab/>
        <w:t>(c)</w:t>
      </w:r>
      <w:r w:rsidRPr="00E71251">
        <w:tab/>
        <w:t>may take into account any other submissions.</w:t>
      </w:r>
    </w:p>
    <w:p w:rsidR="00DF436B" w:rsidRPr="00E71251" w:rsidRDefault="00DF436B" w:rsidP="00DF436B">
      <w:pPr>
        <w:pStyle w:val="ActHead5"/>
      </w:pPr>
      <w:bookmarkStart w:id="38" w:name="_Toc178741194"/>
      <w:r w:rsidRPr="00E71251">
        <w:rPr>
          <w:rStyle w:val="CharSectno"/>
        </w:rPr>
        <w:t>30</w:t>
      </w:r>
      <w:r w:rsidRPr="00E71251">
        <w:t xml:space="preserve">  Consultation on draft plan</w:t>
      </w:r>
      <w:bookmarkEnd w:id="38"/>
    </w:p>
    <w:p w:rsidR="00DF436B" w:rsidRPr="00E71251" w:rsidRDefault="00DF436B" w:rsidP="00DF436B">
      <w:pPr>
        <w:pStyle w:val="subsection"/>
      </w:pPr>
      <w:r w:rsidRPr="00E71251">
        <w:tab/>
        <w:t>(1)</w:t>
      </w:r>
      <w:r w:rsidRPr="00E71251">
        <w:tab/>
        <w:t>The Trust must make a draft plan, that it has prepared, publicly available by electronic or other means.</w:t>
      </w:r>
    </w:p>
    <w:p w:rsidR="00DF436B" w:rsidRPr="00E71251" w:rsidRDefault="00DF436B" w:rsidP="00DF436B">
      <w:pPr>
        <w:pStyle w:val="notetext"/>
      </w:pPr>
      <w:r w:rsidRPr="00E71251">
        <w:t>Note:</w:t>
      </w:r>
      <w:r w:rsidRPr="00E71251">
        <w:tab/>
        <w:t>The Trust can also charge a reasonable fee for copies of draft plans: see section</w:t>
      </w:r>
      <w:r w:rsidR="00E71251">
        <w:t> </w:t>
      </w:r>
      <w:r w:rsidRPr="00E71251">
        <w:t>70A.</w:t>
      </w:r>
    </w:p>
    <w:p w:rsidR="00DF436B" w:rsidRPr="00E71251" w:rsidRDefault="00DF436B" w:rsidP="00DF436B">
      <w:pPr>
        <w:pStyle w:val="subsection"/>
      </w:pPr>
      <w:r w:rsidRPr="00E71251">
        <w:tab/>
        <w:t>(2)</w:t>
      </w:r>
      <w:r w:rsidRPr="00E71251">
        <w:tab/>
        <w:t>The Trust must also, by public notice:</w:t>
      </w:r>
    </w:p>
    <w:p w:rsidR="00DF436B" w:rsidRPr="00E71251" w:rsidRDefault="00DF436B" w:rsidP="00DF436B">
      <w:pPr>
        <w:pStyle w:val="paragraph"/>
      </w:pPr>
      <w:r w:rsidRPr="00E71251">
        <w:tab/>
        <w:t>(a)</w:t>
      </w:r>
      <w:r w:rsidRPr="00E71251">
        <w:tab/>
        <w:t>state that the draft plan has been prepared in respect of a specified plan area; and</w:t>
      </w:r>
    </w:p>
    <w:p w:rsidR="00DF436B" w:rsidRPr="00E71251" w:rsidRDefault="00DF436B" w:rsidP="00DF436B">
      <w:pPr>
        <w:pStyle w:val="paragraph"/>
      </w:pPr>
      <w:r w:rsidRPr="00E71251">
        <w:tab/>
        <w:t>(b)</w:t>
      </w:r>
      <w:r w:rsidRPr="00E71251">
        <w:tab/>
        <w:t>state where the draft plan is made available to the public; and</w:t>
      </w:r>
    </w:p>
    <w:p w:rsidR="00DF436B" w:rsidRPr="00E71251" w:rsidRDefault="00DF436B" w:rsidP="00DF436B">
      <w:pPr>
        <w:pStyle w:val="paragraph"/>
      </w:pPr>
      <w:r w:rsidRPr="00E71251">
        <w:tab/>
        <w:t>(c)</w:t>
      </w:r>
      <w:r w:rsidRPr="00E71251">
        <w:tab/>
        <w:t>invite interested persons to make representations in connection with the draft plan by a specified date that is at least one month after the date of publication of the notice; and</w:t>
      </w:r>
    </w:p>
    <w:p w:rsidR="00DF436B" w:rsidRPr="00E71251" w:rsidRDefault="00DF436B" w:rsidP="00DF436B">
      <w:pPr>
        <w:pStyle w:val="paragraph"/>
      </w:pPr>
      <w:r w:rsidRPr="00E71251">
        <w:tab/>
        <w:t>(d)</w:t>
      </w:r>
      <w:r w:rsidRPr="00E71251">
        <w:tab/>
        <w:t>specify an address to which representations may be sent.</w:t>
      </w:r>
    </w:p>
    <w:p w:rsidR="00DF436B" w:rsidRPr="00E71251" w:rsidRDefault="00DF436B" w:rsidP="00DF436B">
      <w:pPr>
        <w:pStyle w:val="subsection"/>
      </w:pPr>
      <w:r w:rsidRPr="00E71251">
        <w:tab/>
        <w:t>(3)</w:t>
      </w:r>
      <w:r w:rsidRPr="00E71251">
        <w:tab/>
        <w:t>A person may make written submissions to the Trust in connection with the draft plan not later than the date stated in the notice.</w:t>
      </w:r>
    </w:p>
    <w:p w:rsidR="00DF436B" w:rsidRPr="00E71251" w:rsidRDefault="00DF436B" w:rsidP="00DF436B">
      <w:pPr>
        <w:pStyle w:val="subsection"/>
      </w:pPr>
      <w:r w:rsidRPr="00E71251">
        <w:tab/>
        <w:t>(4)</w:t>
      </w:r>
      <w:r w:rsidRPr="00E71251">
        <w:tab/>
        <w:t>The Trust:</w:t>
      </w:r>
    </w:p>
    <w:p w:rsidR="00DF436B" w:rsidRPr="00E71251" w:rsidRDefault="00DF436B" w:rsidP="00DF436B">
      <w:pPr>
        <w:pStyle w:val="paragraph"/>
      </w:pPr>
      <w:r w:rsidRPr="00E71251">
        <w:tab/>
        <w:t>(a)</w:t>
      </w:r>
      <w:r w:rsidRPr="00E71251">
        <w:tab/>
        <w:t xml:space="preserve">must take into account any submissions made to it in accordance with </w:t>
      </w:r>
      <w:r w:rsidR="00E71251">
        <w:t>subsection (</w:t>
      </w:r>
      <w:r w:rsidRPr="00E71251">
        <w:t>3); and</w:t>
      </w:r>
    </w:p>
    <w:p w:rsidR="00DF436B" w:rsidRPr="00E71251" w:rsidRDefault="00DF436B" w:rsidP="00DF436B">
      <w:pPr>
        <w:pStyle w:val="paragraph"/>
      </w:pPr>
      <w:r w:rsidRPr="00E71251">
        <w:tab/>
        <w:t>(b)</w:t>
      </w:r>
      <w:r w:rsidRPr="00E71251">
        <w:tab/>
        <w:t>must take into account any advice or recommendations received from an advisory committee established under Part</w:t>
      </w:r>
      <w:r w:rsidR="00E71251">
        <w:t> </w:t>
      </w:r>
      <w:r w:rsidRPr="00E71251">
        <w:t>8; and</w:t>
      </w:r>
    </w:p>
    <w:p w:rsidR="00DF436B" w:rsidRPr="00E71251" w:rsidRDefault="00DF436B" w:rsidP="00DF436B">
      <w:pPr>
        <w:pStyle w:val="paragraph"/>
      </w:pPr>
      <w:r w:rsidRPr="00E71251">
        <w:tab/>
        <w:t>(c)</w:t>
      </w:r>
      <w:r w:rsidRPr="00E71251">
        <w:tab/>
        <w:t>may take into account any other submissions.</w:t>
      </w:r>
    </w:p>
    <w:p w:rsidR="00DF436B" w:rsidRPr="00E71251" w:rsidRDefault="00DF436B" w:rsidP="00DF436B">
      <w:pPr>
        <w:pStyle w:val="ActHead5"/>
      </w:pPr>
      <w:bookmarkStart w:id="39" w:name="_Toc178741195"/>
      <w:r w:rsidRPr="00E71251">
        <w:rPr>
          <w:rStyle w:val="CharSectno"/>
        </w:rPr>
        <w:t>31</w:t>
      </w:r>
      <w:r w:rsidRPr="00E71251">
        <w:t xml:space="preserve">  Minister to approve plans</w:t>
      </w:r>
      <w:bookmarkEnd w:id="39"/>
    </w:p>
    <w:p w:rsidR="00DF436B" w:rsidRPr="00E71251" w:rsidRDefault="00DF436B" w:rsidP="00DF436B">
      <w:pPr>
        <w:pStyle w:val="subsection"/>
      </w:pPr>
      <w:r w:rsidRPr="00E71251">
        <w:tab/>
        <w:t>(1)</w:t>
      </w:r>
      <w:r w:rsidRPr="00E71251">
        <w:tab/>
        <w:t>The Trust must submit a draft plan, together with a written report on:</w:t>
      </w:r>
    </w:p>
    <w:p w:rsidR="00DF436B" w:rsidRPr="00E71251" w:rsidRDefault="00DF436B" w:rsidP="00DF436B">
      <w:pPr>
        <w:pStyle w:val="paragraph"/>
      </w:pPr>
      <w:r w:rsidRPr="00E71251">
        <w:tab/>
        <w:t>(a)</w:t>
      </w:r>
      <w:r w:rsidRPr="00E71251">
        <w:tab/>
        <w:t>its consultations under sections</w:t>
      </w:r>
      <w:r w:rsidR="00E71251">
        <w:t> </w:t>
      </w:r>
      <w:r w:rsidRPr="00E71251">
        <w:t>29 and 30; and</w:t>
      </w:r>
    </w:p>
    <w:p w:rsidR="00DF436B" w:rsidRPr="00E71251" w:rsidRDefault="00DF436B" w:rsidP="00DF436B">
      <w:pPr>
        <w:pStyle w:val="paragraph"/>
      </w:pPr>
      <w:r w:rsidRPr="00E71251">
        <w:tab/>
        <w:t>(b)</w:t>
      </w:r>
      <w:r w:rsidRPr="00E71251">
        <w:tab/>
        <w:t>consultations (if any) with advisory committees established under Part</w:t>
      </w:r>
      <w:r w:rsidR="00E71251">
        <w:t> </w:t>
      </w:r>
      <w:r w:rsidRPr="00E71251">
        <w:t>8;</w:t>
      </w:r>
    </w:p>
    <w:p w:rsidR="00DF436B" w:rsidRPr="00E71251" w:rsidRDefault="00DF436B" w:rsidP="00DF436B">
      <w:pPr>
        <w:pStyle w:val="subsection2"/>
      </w:pPr>
      <w:r w:rsidRPr="00E71251">
        <w:t xml:space="preserve">to the Minister (the </w:t>
      </w:r>
      <w:r w:rsidRPr="00E71251">
        <w:rPr>
          <w:b/>
          <w:i/>
        </w:rPr>
        <w:t>Commonwealth Minister</w:t>
      </w:r>
      <w:r w:rsidRPr="00E71251">
        <w:t>).</w:t>
      </w:r>
    </w:p>
    <w:p w:rsidR="00DF436B" w:rsidRPr="00E71251" w:rsidRDefault="00DF436B" w:rsidP="00DF436B">
      <w:pPr>
        <w:pStyle w:val="subsection"/>
      </w:pPr>
      <w:r w:rsidRPr="00E71251">
        <w:tab/>
        <w:t>(2)</w:t>
      </w:r>
      <w:r w:rsidRPr="00E71251">
        <w:tab/>
        <w:t>Before considering the draft plan, the Commonwealth Minister must:</w:t>
      </w:r>
    </w:p>
    <w:p w:rsidR="00DF436B" w:rsidRPr="00E71251" w:rsidRDefault="00DF436B" w:rsidP="00DF436B">
      <w:pPr>
        <w:pStyle w:val="paragraph"/>
      </w:pPr>
      <w:r w:rsidRPr="00E71251">
        <w:tab/>
        <w:t>(a)</w:t>
      </w:r>
      <w:r w:rsidRPr="00E71251">
        <w:tab/>
        <w:t xml:space="preserve">provide a copy of it, together with any relevant material, to a relevant Minister (the </w:t>
      </w:r>
      <w:r w:rsidRPr="00E71251">
        <w:rPr>
          <w:b/>
          <w:i/>
        </w:rPr>
        <w:t>State Minister</w:t>
      </w:r>
      <w:r w:rsidRPr="00E71251">
        <w:t>) of New South Wales; and</w:t>
      </w:r>
    </w:p>
    <w:p w:rsidR="00DF436B" w:rsidRPr="00E71251" w:rsidRDefault="00DF436B" w:rsidP="00DF436B">
      <w:pPr>
        <w:pStyle w:val="paragraph"/>
      </w:pPr>
      <w:r w:rsidRPr="00E71251">
        <w:tab/>
        <w:t>(b)</w:t>
      </w:r>
      <w:r w:rsidRPr="00E71251">
        <w:tab/>
        <w:t>invite the State Minister to provide comments on the draft plan within 2 months.</w:t>
      </w:r>
    </w:p>
    <w:p w:rsidR="00DF436B" w:rsidRPr="00E71251" w:rsidRDefault="00DF436B" w:rsidP="00DF436B">
      <w:pPr>
        <w:pStyle w:val="subsection"/>
      </w:pPr>
      <w:r w:rsidRPr="00E71251">
        <w:tab/>
        <w:t>(3)</w:t>
      </w:r>
      <w:r w:rsidRPr="00E71251">
        <w:tab/>
        <w:t>In considering the draft plan, the Minister must take into account any comments or alterations suggested, within the 2 months, by the State Minister.</w:t>
      </w:r>
    </w:p>
    <w:p w:rsidR="00DF436B" w:rsidRPr="00E71251" w:rsidRDefault="00DF436B" w:rsidP="00DF436B">
      <w:pPr>
        <w:pStyle w:val="subsection"/>
      </w:pPr>
      <w:r w:rsidRPr="00E71251">
        <w:tab/>
        <w:t>(4)</w:t>
      </w:r>
      <w:r w:rsidRPr="00E71251">
        <w:tab/>
        <w:t>The Commonwealth Minister may:</w:t>
      </w:r>
    </w:p>
    <w:p w:rsidR="00DF436B" w:rsidRPr="00E71251" w:rsidRDefault="00DF436B" w:rsidP="00DF436B">
      <w:pPr>
        <w:pStyle w:val="paragraph"/>
      </w:pPr>
      <w:r w:rsidRPr="00E71251">
        <w:tab/>
        <w:t>(a)</w:t>
      </w:r>
      <w:r w:rsidRPr="00E71251">
        <w:tab/>
        <w:t>approve the draft plan without alteration; or</w:t>
      </w:r>
    </w:p>
    <w:p w:rsidR="00DF436B" w:rsidRPr="00E71251" w:rsidRDefault="00DF436B" w:rsidP="00DF436B">
      <w:pPr>
        <w:pStyle w:val="paragraph"/>
      </w:pPr>
      <w:r w:rsidRPr="00E71251">
        <w:tab/>
        <w:t>(b)</w:t>
      </w:r>
      <w:r w:rsidRPr="00E71251">
        <w:tab/>
        <w:t>refer the draft plan to the Trust with either or both of the following:</w:t>
      </w:r>
    </w:p>
    <w:p w:rsidR="00DF436B" w:rsidRPr="00E71251" w:rsidRDefault="00DF436B" w:rsidP="00DF436B">
      <w:pPr>
        <w:pStyle w:val="paragraphsub"/>
      </w:pPr>
      <w:r w:rsidRPr="00E71251">
        <w:tab/>
        <w:t>(i)</w:t>
      </w:r>
      <w:r w:rsidRPr="00E71251">
        <w:tab/>
        <w:t>directions to conduct a public hearing or any other consultations;</w:t>
      </w:r>
    </w:p>
    <w:p w:rsidR="00DF436B" w:rsidRPr="00E71251" w:rsidRDefault="00DF436B" w:rsidP="00DF436B">
      <w:pPr>
        <w:pStyle w:val="paragraphsub"/>
      </w:pPr>
      <w:r w:rsidRPr="00E71251">
        <w:tab/>
        <w:t>(ii)</w:t>
      </w:r>
      <w:r w:rsidRPr="00E71251">
        <w:tab/>
        <w:t>suggested alterations; or</w:t>
      </w:r>
    </w:p>
    <w:p w:rsidR="00DF436B" w:rsidRPr="00E71251" w:rsidRDefault="00DF436B" w:rsidP="00DF436B">
      <w:pPr>
        <w:pStyle w:val="paragraph"/>
      </w:pPr>
      <w:r w:rsidRPr="00E71251">
        <w:tab/>
        <w:t>(c)</w:t>
      </w:r>
      <w:r w:rsidRPr="00E71251">
        <w:tab/>
        <w:t>reject the draft plan, giving reasons.</w:t>
      </w:r>
    </w:p>
    <w:p w:rsidR="00DF436B" w:rsidRPr="00E71251" w:rsidRDefault="00DF436B" w:rsidP="00DF436B">
      <w:pPr>
        <w:pStyle w:val="ActHead5"/>
      </w:pPr>
      <w:bookmarkStart w:id="40" w:name="_Toc178741196"/>
      <w:r w:rsidRPr="00E71251">
        <w:rPr>
          <w:rStyle w:val="CharSectno"/>
        </w:rPr>
        <w:t>32</w:t>
      </w:r>
      <w:r w:rsidRPr="00E71251">
        <w:t xml:space="preserve">  Action on referral by Minister</w:t>
      </w:r>
      <w:bookmarkEnd w:id="40"/>
    </w:p>
    <w:p w:rsidR="00DF436B" w:rsidRPr="00E71251" w:rsidRDefault="00DF436B" w:rsidP="00DF436B">
      <w:pPr>
        <w:pStyle w:val="subsection"/>
      </w:pPr>
      <w:r w:rsidRPr="00E71251">
        <w:tab/>
        <w:t>(1)</w:t>
      </w:r>
      <w:r w:rsidRPr="00E71251">
        <w:tab/>
        <w:t>If the Minister refers a draft plan to the Trust, then the Trust must do the following:</w:t>
      </w:r>
    </w:p>
    <w:p w:rsidR="00DF436B" w:rsidRPr="00E71251" w:rsidRDefault="00DF436B" w:rsidP="00DF436B">
      <w:pPr>
        <w:pStyle w:val="paragraph"/>
      </w:pPr>
      <w:r w:rsidRPr="00E71251">
        <w:tab/>
        <w:t>(a)</w:t>
      </w:r>
      <w:r w:rsidRPr="00E71251">
        <w:tab/>
        <w:t>reconsider the draft plan;</w:t>
      </w:r>
    </w:p>
    <w:p w:rsidR="00DF436B" w:rsidRPr="00E71251" w:rsidRDefault="00DF436B" w:rsidP="00DF436B">
      <w:pPr>
        <w:pStyle w:val="paragraph"/>
      </w:pPr>
      <w:r w:rsidRPr="00E71251">
        <w:tab/>
        <w:t>(b)</w:t>
      </w:r>
      <w:r w:rsidRPr="00E71251">
        <w:tab/>
        <w:t>undertake the consultations directed by the Minister;</w:t>
      </w:r>
    </w:p>
    <w:p w:rsidR="00DF436B" w:rsidRPr="00E71251" w:rsidRDefault="00DF436B" w:rsidP="00DF436B">
      <w:pPr>
        <w:pStyle w:val="paragraph"/>
      </w:pPr>
      <w:r w:rsidRPr="00E71251">
        <w:tab/>
        <w:t>(c)</w:t>
      </w:r>
      <w:r w:rsidRPr="00E71251">
        <w:tab/>
        <w:t>undertake any other consultations as the Trust thinks necessary;</w:t>
      </w:r>
    </w:p>
    <w:p w:rsidR="00DF436B" w:rsidRPr="00E71251" w:rsidRDefault="00DF436B" w:rsidP="00DF436B">
      <w:pPr>
        <w:pStyle w:val="paragraph"/>
      </w:pPr>
      <w:r w:rsidRPr="00E71251">
        <w:tab/>
        <w:t>(d)</w:t>
      </w:r>
      <w:r w:rsidRPr="00E71251">
        <w:tab/>
        <w:t>consider any suggestions made by the Minister;</w:t>
      </w:r>
    </w:p>
    <w:p w:rsidR="00DF436B" w:rsidRPr="00E71251" w:rsidRDefault="00DF436B" w:rsidP="00DF436B">
      <w:pPr>
        <w:pStyle w:val="paragraph"/>
      </w:pPr>
      <w:r w:rsidRPr="00E71251">
        <w:tab/>
        <w:t>(e)</w:t>
      </w:r>
      <w:r w:rsidRPr="00E71251">
        <w:tab/>
        <w:t>if it thinks fit, alter the draft plan.</w:t>
      </w:r>
    </w:p>
    <w:p w:rsidR="00DF436B" w:rsidRPr="00E71251" w:rsidRDefault="00DF436B" w:rsidP="00DF436B">
      <w:pPr>
        <w:pStyle w:val="subsection"/>
      </w:pPr>
      <w:r w:rsidRPr="00E71251">
        <w:tab/>
        <w:t>(2)</w:t>
      </w:r>
      <w:r w:rsidRPr="00E71251">
        <w:tab/>
        <w:t>The Trust must then submit:</w:t>
      </w:r>
    </w:p>
    <w:p w:rsidR="00DF436B" w:rsidRPr="00E71251" w:rsidRDefault="00DF436B" w:rsidP="00DF436B">
      <w:pPr>
        <w:pStyle w:val="paragraph"/>
      </w:pPr>
      <w:r w:rsidRPr="00E71251">
        <w:tab/>
        <w:t>(a)</w:t>
      </w:r>
      <w:r w:rsidRPr="00E71251">
        <w:tab/>
        <w:t>the draft plan; and</w:t>
      </w:r>
    </w:p>
    <w:p w:rsidR="00DF436B" w:rsidRPr="00E71251" w:rsidRDefault="00DF436B" w:rsidP="00DF436B">
      <w:pPr>
        <w:pStyle w:val="paragraph"/>
      </w:pPr>
      <w:r w:rsidRPr="00E71251">
        <w:tab/>
        <w:t>(b)</w:t>
      </w:r>
      <w:r w:rsidRPr="00E71251">
        <w:tab/>
        <w:t>a written report on additional consultations (if any) undertaken under this section;</w:t>
      </w:r>
    </w:p>
    <w:p w:rsidR="00DF436B" w:rsidRPr="00E71251" w:rsidRDefault="00DF436B" w:rsidP="00DF436B">
      <w:pPr>
        <w:pStyle w:val="subsection2"/>
      </w:pPr>
      <w:r w:rsidRPr="00E71251">
        <w:t>to the Minister for approval.</w:t>
      </w:r>
    </w:p>
    <w:p w:rsidR="00DF436B" w:rsidRPr="00E71251" w:rsidRDefault="00DF436B" w:rsidP="00DF436B">
      <w:pPr>
        <w:pStyle w:val="subsection"/>
      </w:pPr>
      <w:r w:rsidRPr="00E71251">
        <w:tab/>
        <w:t>(3)</w:t>
      </w:r>
      <w:r w:rsidRPr="00E71251">
        <w:tab/>
        <w:t>This Part (other than section</w:t>
      </w:r>
      <w:r w:rsidR="00E71251">
        <w:t> </w:t>
      </w:r>
      <w:r w:rsidRPr="00E71251">
        <w:t>26) applies to a draft plan submitted under this section in the same way as it applies to a draft plan submitted under section</w:t>
      </w:r>
      <w:r w:rsidR="00E71251">
        <w:t> </w:t>
      </w:r>
      <w:r w:rsidRPr="00E71251">
        <w:t>31.</w:t>
      </w:r>
    </w:p>
    <w:p w:rsidR="00DF436B" w:rsidRPr="00E71251" w:rsidRDefault="00DF436B" w:rsidP="00DF436B">
      <w:pPr>
        <w:pStyle w:val="ActHead5"/>
      </w:pPr>
      <w:bookmarkStart w:id="41" w:name="_Toc178741197"/>
      <w:r w:rsidRPr="00E71251">
        <w:rPr>
          <w:rStyle w:val="CharSectno"/>
        </w:rPr>
        <w:t>33</w:t>
      </w:r>
      <w:r w:rsidRPr="00E71251">
        <w:t xml:space="preserve">  Rejection of draft plan</w:t>
      </w:r>
      <w:bookmarkEnd w:id="41"/>
    </w:p>
    <w:p w:rsidR="00DF436B" w:rsidRPr="00E71251" w:rsidRDefault="00DF436B" w:rsidP="00DF436B">
      <w:pPr>
        <w:pStyle w:val="subsection"/>
      </w:pPr>
      <w:r w:rsidRPr="00E71251">
        <w:tab/>
        <w:t>(1)</w:t>
      </w:r>
      <w:r w:rsidRPr="00E71251">
        <w:tab/>
        <w:t>If the Minister rejects the draft plan, then the Trust must:</w:t>
      </w:r>
    </w:p>
    <w:p w:rsidR="00DF436B" w:rsidRPr="00E71251" w:rsidRDefault="00DF436B" w:rsidP="00DF436B">
      <w:pPr>
        <w:pStyle w:val="paragraph"/>
      </w:pPr>
      <w:r w:rsidRPr="00E71251">
        <w:tab/>
        <w:t>(a)</w:t>
      </w:r>
      <w:r w:rsidRPr="00E71251">
        <w:tab/>
        <w:t>consider the Minister’s reasons; and</w:t>
      </w:r>
    </w:p>
    <w:p w:rsidR="00DF436B" w:rsidRPr="00E71251" w:rsidRDefault="00DF436B" w:rsidP="00DF436B">
      <w:pPr>
        <w:pStyle w:val="paragraph"/>
      </w:pPr>
      <w:r w:rsidRPr="00E71251">
        <w:tab/>
        <w:t>(b)</w:t>
      </w:r>
      <w:r w:rsidRPr="00E71251">
        <w:tab/>
        <w:t>prepare a new draft plan.</w:t>
      </w:r>
    </w:p>
    <w:p w:rsidR="00DF436B" w:rsidRPr="00E71251" w:rsidRDefault="00DF436B" w:rsidP="00DF436B">
      <w:pPr>
        <w:pStyle w:val="subsection"/>
      </w:pPr>
      <w:r w:rsidRPr="00E71251">
        <w:tab/>
        <w:t>(2)</w:t>
      </w:r>
      <w:r w:rsidRPr="00E71251">
        <w:tab/>
        <w:t>This Part (other than section</w:t>
      </w:r>
      <w:r w:rsidR="00E71251">
        <w:t> </w:t>
      </w:r>
      <w:r w:rsidRPr="00E71251">
        <w:t>26) applies to a new draft plan in the same way as it applies to a draft plan submitted under section</w:t>
      </w:r>
      <w:r w:rsidR="00E71251">
        <w:t> </w:t>
      </w:r>
      <w:r w:rsidRPr="00E71251">
        <w:t>31.</w:t>
      </w:r>
    </w:p>
    <w:p w:rsidR="00DF436B" w:rsidRPr="00E71251" w:rsidRDefault="00DF436B" w:rsidP="00DF436B">
      <w:pPr>
        <w:pStyle w:val="ActHead5"/>
      </w:pPr>
      <w:bookmarkStart w:id="42" w:name="_Toc178741198"/>
      <w:r w:rsidRPr="00E71251">
        <w:rPr>
          <w:rStyle w:val="CharSectno"/>
        </w:rPr>
        <w:t>34</w:t>
      </w:r>
      <w:r w:rsidRPr="00E71251">
        <w:t xml:space="preserve">  Notification of plan</w:t>
      </w:r>
      <w:bookmarkEnd w:id="42"/>
    </w:p>
    <w:p w:rsidR="00DF436B" w:rsidRPr="00E71251" w:rsidRDefault="00DF436B" w:rsidP="00DF436B">
      <w:pPr>
        <w:pStyle w:val="subsection"/>
      </w:pPr>
      <w:r w:rsidRPr="00E71251">
        <w:tab/>
      </w:r>
      <w:r w:rsidRPr="00E71251">
        <w:tab/>
        <w:t xml:space="preserve">If a plan is approved by the Minister, then the Trust must, by notice published in the </w:t>
      </w:r>
      <w:r w:rsidRPr="00E71251">
        <w:rPr>
          <w:i/>
        </w:rPr>
        <w:t>Gazette</w:t>
      </w:r>
      <w:r w:rsidRPr="00E71251">
        <w:t>:</w:t>
      </w:r>
    </w:p>
    <w:p w:rsidR="00DF436B" w:rsidRPr="00E71251" w:rsidRDefault="00DF436B" w:rsidP="00DF436B">
      <w:pPr>
        <w:pStyle w:val="paragraph"/>
      </w:pPr>
      <w:r w:rsidRPr="00E71251">
        <w:tab/>
        <w:t>(a)</w:t>
      </w:r>
      <w:r w:rsidRPr="00E71251">
        <w:tab/>
        <w:t>state that a plan, in respect of a specified plan area or a part of a plan area, has been prepared; and</w:t>
      </w:r>
    </w:p>
    <w:p w:rsidR="00DF436B" w:rsidRPr="00E71251" w:rsidRDefault="00DF436B" w:rsidP="00DF436B">
      <w:pPr>
        <w:pStyle w:val="paragraph"/>
      </w:pPr>
      <w:r w:rsidRPr="00E71251">
        <w:tab/>
        <w:t>(b)</w:t>
      </w:r>
      <w:r w:rsidRPr="00E71251">
        <w:tab/>
        <w:t>specify the day on which the plan takes effect for the area or the part of the area; and</w:t>
      </w:r>
    </w:p>
    <w:p w:rsidR="00DF436B" w:rsidRPr="00E71251" w:rsidRDefault="00DF436B" w:rsidP="00DF436B">
      <w:pPr>
        <w:pStyle w:val="paragraph"/>
      </w:pPr>
      <w:r w:rsidRPr="00E71251">
        <w:tab/>
        <w:t>(c)</w:t>
      </w:r>
      <w:r w:rsidRPr="00E71251">
        <w:tab/>
        <w:t>state where the plan is made available to the public.</w:t>
      </w:r>
    </w:p>
    <w:p w:rsidR="00DF436B" w:rsidRPr="00E71251" w:rsidRDefault="00DF436B" w:rsidP="00DF436B">
      <w:pPr>
        <w:pStyle w:val="notetext"/>
      </w:pPr>
      <w:r w:rsidRPr="00E71251">
        <w:t>Note:</w:t>
      </w:r>
      <w:r w:rsidRPr="00E71251">
        <w:tab/>
        <w:t>The Trust can also charge a reasonable fee for copies of plans: see section</w:t>
      </w:r>
      <w:r w:rsidR="00E71251">
        <w:t> </w:t>
      </w:r>
      <w:r w:rsidRPr="00E71251">
        <w:t>70A.</w:t>
      </w:r>
    </w:p>
    <w:p w:rsidR="00DF436B" w:rsidRPr="00E71251" w:rsidRDefault="00DF436B" w:rsidP="00DF436B">
      <w:pPr>
        <w:pStyle w:val="ActHead5"/>
      </w:pPr>
      <w:bookmarkStart w:id="43" w:name="_Toc178741199"/>
      <w:r w:rsidRPr="00E71251">
        <w:rPr>
          <w:rStyle w:val="CharSectno"/>
        </w:rPr>
        <w:t>35</w:t>
      </w:r>
      <w:r w:rsidRPr="00E71251">
        <w:t xml:space="preserve">  Commencement and implementation of plans</w:t>
      </w:r>
      <w:bookmarkEnd w:id="43"/>
    </w:p>
    <w:p w:rsidR="00DF436B" w:rsidRPr="00E71251" w:rsidRDefault="00DF436B" w:rsidP="00DF436B">
      <w:pPr>
        <w:pStyle w:val="subsection"/>
      </w:pPr>
      <w:r w:rsidRPr="00E71251">
        <w:tab/>
        <w:t>(1)</w:t>
      </w:r>
      <w:r w:rsidRPr="00E71251">
        <w:tab/>
        <w:t>A plan takes effect for the plan area, or the part of the plan area, specified in a notice under section</w:t>
      </w:r>
      <w:r w:rsidR="00E71251">
        <w:t> </w:t>
      </w:r>
      <w:r w:rsidRPr="00E71251">
        <w:t>34, from the beginning of the day specified in the notice.</w:t>
      </w:r>
    </w:p>
    <w:p w:rsidR="00DF436B" w:rsidRPr="00E71251" w:rsidRDefault="00DF436B" w:rsidP="00DF436B">
      <w:pPr>
        <w:pStyle w:val="notetext"/>
      </w:pPr>
      <w:r w:rsidRPr="00E71251">
        <w:t>Note:</w:t>
      </w:r>
      <w:r w:rsidRPr="00E71251">
        <w:tab/>
        <w:t>Section</w:t>
      </w:r>
      <w:r w:rsidR="00E71251">
        <w:t> </w:t>
      </w:r>
      <w:r w:rsidRPr="00E71251">
        <w:t>27 contains an exception to this rule for land that has not vested in the Trust.</w:t>
      </w:r>
    </w:p>
    <w:p w:rsidR="00DF436B" w:rsidRPr="00E71251" w:rsidRDefault="00DF436B" w:rsidP="00DF436B">
      <w:pPr>
        <w:pStyle w:val="subsection"/>
      </w:pPr>
      <w:r w:rsidRPr="00E71251">
        <w:tab/>
        <w:t>(2)</w:t>
      </w:r>
      <w:r w:rsidRPr="00E71251">
        <w:tab/>
        <w:t>The Trust must begin to implement a plan as soon as practicable after it has taken effect for the plan area or the part of the plan area.</w:t>
      </w:r>
    </w:p>
    <w:p w:rsidR="00DF436B" w:rsidRPr="00E71251" w:rsidRDefault="00DF436B" w:rsidP="00DF436B">
      <w:pPr>
        <w:pStyle w:val="ActHead5"/>
      </w:pPr>
      <w:bookmarkStart w:id="44" w:name="_Toc178741200"/>
      <w:r w:rsidRPr="00E71251">
        <w:rPr>
          <w:rStyle w:val="CharSectno"/>
        </w:rPr>
        <w:t>36</w:t>
      </w:r>
      <w:r w:rsidRPr="00E71251">
        <w:t xml:space="preserve">  Amendment to plans</w:t>
      </w:r>
      <w:bookmarkEnd w:id="44"/>
    </w:p>
    <w:p w:rsidR="00DF436B" w:rsidRPr="00E71251" w:rsidRDefault="00DF436B" w:rsidP="00DF436B">
      <w:pPr>
        <w:pStyle w:val="subsection"/>
      </w:pPr>
      <w:r w:rsidRPr="00E71251">
        <w:tab/>
        <w:t>(1)</w:t>
      </w:r>
      <w:r w:rsidRPr="00E71251">
        <w:tab/>
        <w:t>The Trust may, in writing, prepare an amendment to a plan.</w:t>
      </w:r>
    </w:p>
    <w:p w:rsidR="00DF436B" w:rsidRPr="00E71251" w:rsidRDefault="00DF436B" w:rsidP="00DF436B">
      <w:pPr>
        <w:pStyle w:val="subsection"/>
      </w:pPr>
      <w:r w:rsidRPr="00E71251">
        <w:tab/>
        <w:t>(2)</w:t>
      </w:r>
      <w:r w:rsidRPr="00E71251">
        <w:tab/>
        <w:t>Sections</w:t>
      </w:r>
      <w:r w:rsidR="00E71251">
        <w:t> </w:t>
      </w:r>
      <w:r w:rsidRPr="00E71251">
        <w:t>28 to 35 apply in relation to the preparation of an amendment to a plan in the same way as they apply in relation to the preparation of a draft plan.</w:t>
      </w:r>
    </w:p>
    <w:p w:rsidR="00DF436B" w:rsidRPr="00E71251" w:rsidRDefault="00DF436B" w:rsidP="00DF436B">
      <w:pPr>
        <w:pStyle w:val="ActHead5"/>
      </w:pPr>
      <w:bookmarkStart w:id="45" w:name="_Toc178741201"/>
      <w:r w:rsidRPr="00E71251">
        <w:rPr>
          <w:rStyle w:val="CharSectno"/>
        </w:rPr>
        <w:t>36A</w:t>
      </w:r>
      <w:r w:rsidRPr="00E71251">
        <w:t xml:space="preserve">  Submissions to be publicly available</w:t>
      </w:r>
      <w:bookmarkEnd w:id="45"/>
    </w:p>
    <w:p w:rsidR="00DF436B" w:rsidRPr="00E71251" w:rsidRDefault="00DF436B" w:rsidP="00DF436B">
      <w:pPr>
        <w:pStyle w:val="subsection"/>
      </w:pPr>
      <w:r w:rsidRPr="00E71251">
        <w:tab/>
        <w:t>(1)</w:t>
      </w:r>
      <w:r w:rsidRPr="00E71251">
        <w:tab/>
        <w:t>The Trust must make publicly available, by electronic or other means, submissions made under Part</w:t>
      </w:r>
      <w:r w:rsidR="00E71251">
        <w:t> </w:t>
      </w:r>
      <w:r w:rsidRPr="00E71251">
        <w:t>5 on:</w:t>
      </w:r>
    </w:p>
    <w:p w:rsidR="00DF436B" w:rsidRPr="00E71251" w:rsidRDefault="00DF436B" w:rsidP="00DF436B">
      <w:pPr>
        <w:pStyle w:val="paragraph"/>
      </w:pPr>
      <w:r w:rsidRPr="00E71251">
        <w:tab/>
        <w:t>(a)</w:t>
      </w:r>
      <w:r w:rsidRPr="00E71251">
        <w:tab/>
        <w:t>proposals to prepare draft plans; and</w:t>
      </w:r>
    </w:p>
    <w:p w:rsidR="00DF436B" w:rsidRPr="00E71251" w:rsidRDefault="00DF436B" w:rsidP="00DF436B">
      <w:pPr>
        <w:pStyle w:val="paragraph"/>
      </w:pPr>
      <w:r w:rsidRPr="00E71251">
        <w:tab/>
        <w:t>(b)</w:t>
      </w:r>
      <w:r w:rsidRPr="00E71251">
        <w:tab/>
        <w:t>draft plans; and</w:t>
      </w:r>
    </w:p>
    <w:p w:rsidR="00DF436B" w:rsidRPr="00E71251" w:rsidRDefault="00DF436B" w:rsidP="00DF436B">
      <w:pPr>
        <w:pStyle w:val="paragraph"/>
      </w:pPr>
      <w:r w:rsidRPr="00E71251">
        <w:tab/>
        <w:t>(c)</w:t>
      </w:r>
      <w:r w:rsidRPr="00E71251">
        <w:tab/>
        <w:t>amendments to draft plans.</w:t>
      </w:r>
    </w:p>
    <w:p w:rsidR="00DF436B" w:rsidRPr="00E71251" w:rsidRDefault="00DF436B" w:rsidP="00DF436B">
      <w:pPr>
        <w:pStyle w:val="notetext"/>
      </w:pPr>
      <w:r w:rsidRPr="00E71251">
        <w:t>Note:</w:t>
      </w:r>
      <w:r w:rsidRPr="00E71251">
        <w:tab/>
        <w:t>The Trust can also charge a reasonable fee for copies of submissions: see section</w:t>
      </w:r>
      <w:r w:rsidR="00E71251">
        <w:t> </w:t>
      </w:r>
      <w:r w:rsidRPr="00E71251">
        <w:t>70A.</w:t>
      </w:r>
    </w:p>
    <w:p w:rsidR="00DF436B" w:rsidRPr="00E71251" w:rsidRDefault="00DF436B" w:rsidP="00DF436B">
      <w:pPr>
        <w:pStyle w:val="subsection"/>
      </w:pPr>
      <w:r w:rsidRPr="00E71251">
        <w:tab/>
        <w:t>(2)</w:t>
      </w:r>
      <w:r w:rsidRPr="00E71251">
        <w:tab/>
        <w:t>However, the Trust is not required to make a submission publicly available if, in the Trust’s opinion, it would significantly damage the environmental or heritage values of Trust land.</w:t>
      </w:r>
    </w:p>
    <w:p w:rsidR="00DF436B" w:rsidRPr="00E71251" w:rsidRDefault="00DF436B" w:rsidP="00DF436B">
      <w:pPr>
        <w:pStyle w:val="subsection"/>
      </w:pPr>
      <w:r w:rsidRPr="00E71251">
        <w:tab/>
        <w:t>(3)</w:t>
      </w:r>
      <w:r w:rsidRPr="00E71251">
        <w:tab/>
        <w:t>No action or proceeding, whether civil or criminal, lies against a member of the Trust in respect of making a submission publicly available under this section.</w:t>
      </w:r>
    </w:p>
    <w:p w:rsidR="00DF436B" w:rsidRPr="00E71251" w:rsidRDefault="00DF436B" w:rsidP="00DF436B">
      <w:pPr>
        <w:pStyle w:val="ActHead5"/>
      </w:pPr>
      <w:bookmarkStart w:id="46" w:name="_Toc178741202"/>
      <w:r w:rsidRPr="00E71251">
        <w:rPr>
          <w:rStyle w:val="CharSectno"/>
        </w:rPr>
        <w:t>37</w:t>
      </w:r>
      <w:r w:rsidRPr="00E71251">
        <w:t xml:space="preserve">  Commonwealth etc. to act in accordance with plans</w:t>
      </w:r>
      <w:bookmarkEnd w:id="46"/>
    </w:p>
    <w:p w:rsidR="00DF436B" w:rsidRPr="00E71251" w:rsidRDefault="00DF436B" w:rsidP="00DF436B">
      <w:pPr>
        <w:pStyle w:val="subsection"/>
      </w:pPr>
      <w:r w:rsidRPr="00E71251">
        <w:tab/>
        <w:t>(1)</w:t>
      </w:r>
      <w:r w:rsidRPr="00E71251">
        <w:tab/>
        <w:t>If a plan has been approved and notified for a plan area (even if the plan or a part of the plan has not taken effect in respect of that area), then the Commonwealth, the Trust and other Commonwealth bodies must act in accordance with the plan in carrying out activities in that area.</w:t>
      </w:r>
    </w:p>
    <w:p w:rsidR="00DF436B" w:rsidRPr="00E71251" w:rsidRDefault="00DF436B" w:rsidP="00DF436B">
      <w:pPr>
        <w:pStyle w:val="subsection"/>
      </w:pPr>
      <w:r w:rsidRPr="00E71251">
        <w:tab/>
        <w:t>(2)</w:t>
      </w:r>
      <w:r w:rsidRPr="00E71251">
        <w:tab/>
        <w:t>However, this section does not authorise or require the Commonwealth, the Trust or the Commonwealth body to carry out an activity that it is not otherwise legally able to carry out.</w:t>
      </w:r>
    </w:p>
    <w:p w:rsidR="00DF436B" w:rsidRPr="00E71251" w:rsidRDefault="00DF436B" w:rsidP="00DF436B">
      <w:pPr>
        <w:pStyle w:val="ActHead5"/>
      </w:pPr>
      <w:bookmarkStart w:id="47" w:name="_Toc178741203"/>
      <w:r w:rsidRPr="00E71251">
        <w:rPr>
          <w:rStyle w:val="CharSectno"/>
        </w:rPr>
        <w:t>38</w:t>
      </w:r>
      <w:r w:rsidRPr="00E71251">
        <w:t xml:space="preserve">  Transitional—interim Trust actions</w:t>
      </w:r>
      <w:bookmarkEnd w:id="47"/>
    </w:p>
    <w:p w:rsidR="00DF436B" w:rsidRPr="00E71251" w:rsidRDefault="00DF436B" w:rsidP="00DF436B">
      <w:pPr>
        <w:pStyle w:val="subsection"/>
      </w:pPr>
      <w:r w:rsidRPr="00E71251">
        <w:tab/>
      </w:r>
      <w:r w:rsidRPr="00E71251">
        <w:tab/>
        <w:t>Anything done, before this Act commences, by the Commonwealth on behalf of the interim Trust in relation to a plan is taken, for the purposes of this Act, to have been done by the Trust.</w:t>
      </w:r>
    </w:p>
    <w:p w:rsidR="00DF436B" w:rsidRPr="00E71251" w:rsidRDefault="00DF436B" w:rsidP="00DF436B">
      <w:pPr>
        <w:pStyle w:val="ActHead5"/>
      </w:pPr>
      <w:bookmarkStart w:id="48" w:name="_Toc178741204"/>
      <w:r w:rsidRPr="00E71251">
        <w:rPr>
          <w:rStyle w:val="CharSectno"/>
        </w:rPr>
        <w:t>38A</w:t>
      </w:r>
      <w:r w:rsidRPr="00E71251">
        <w:t xml:space="preserve">  Transitional—activities before plans take effect</w:t>
      </w:r>
      <w:bookmarkEnd w:id="48"/>
    </w:p>
    <w:p w:rsidR="00DF436B" w:rsidRPr="00E71251" w:rsidRDefault="00DF436B" w:rsidP="00DF436B">
      <w:pPr>
        <w:pStyle w:val="subsection"/>
      </w:pPr>
      <w:r w:rsidRPr="00E71251">
        <w:tab/>
        <w:t>(1)</w:t>
      </w:r>
      <w:r w:rsidRPr="00E71251">
        <w:tab/>
        <w:t>Before a plan takes effect for an area of Trust land, the Trust may:</w:t>
      </w:r>
    </w:p>
    <w:p w:rsidR="00DF436B" w:rsidRPr="00E71251" w:rsidRDefault="00DF436B" w:rsidP="00DF436B">
      <w:pPr>
        <w:pStyle w:val="paragraph"/>
      </w:pPr>
      <w:r w:rsidRPr="00E71251">
        <w:tab/>
        <w:t>(a)</w:t>
      </w:r>
      <w:r w:rsidRPr="00E71251">
        <w:tab/>
        <w:t>determine the way in which the area may be used before the relevant plan takes effect; and</w:t>
      </w:r>
    </w:p>
    <w:p w:rsidR="00DF436B" w:rsidRPr="00E71251" w:rsidRDefault="00DF436B" w:rsidP="00DF436B">
      <w:pPr>
        <w:pStyle w:val="paragraph"/>
      </w:pPr>
      <w:r w:rsidRPr="00E71251">
        <w:tab/>
        <w:t>(b)</w:t>
      </w:r>
      <w:r w:rsidRPr="00E71251">
        <w:tab/>
        <w:t>use the area in that way; and</w:t>
      </w:r>
    </w:p>
    <w:p w:rsidR="00DF436B" w:rsidRPr="00E71251" w:rsidRDefault="00DF436B" w:rsidP="00DF436B">
      <w:pPr>
        <w:pStyle w:val="paragraph"/>
      </w:pPr>
      <w:r w:rsidRPr="00E71251">
        <w:tab/>
        <w:t>(c)</w:t>
      </w:r>
      <w:r w:rsidRPr="00E71251">
        <w:tab/>
        <w:t>grant leases and licences over the area in accordance with section</w:t>
      </w:r>
      <w:r w:rsidR="00E71251">
        <w:t> </w:t>
      </w:r>
      <w:r w:rsidRPr="00E71251">
        <w:t>38B; and</w:t>
      </w:r>
    </w:p>
    <w:p w:rsidR="00DF436B" w:rsidRPr="00E71251" w:rsidRDefault="00DF436B" w:rsidP="00DF436B">
      <w:pPr>
        <w:pStyle w:val="paragraph"/>
      </w:pPr>
      <w:r w:rsidRPr="00E71251">
        <w:tab/>
        <w:t>(d)</w:t>
      </w:r>
      <w:r w:rsidRPr="00E71251">
        <w:tab/>
        <w:t>carry out maintenance and repair work in the area; and</w:t>
      </w:r>
    </w:p>
    <w:p w:rsidR="00DF436B" w:rsidRPr="00E71251" w:rsidRDefault="00DF436B" w:rsidP="00DF436B">
      <w:pPr>
        <w:pStyle w:val="paragraph"/>
      </w:pPr>
      <w:r w:rsidRPr="00E71251">
        <w:tab/>
        <w:t>(e)</w:t>
      </w:r>
      <w:r w:rsidRPr="00E71251">
        <w:tab/>
        <w:t>carry out other work in the area to protect the health and safety of persons present there; and</w:t>
      </w:r>
    </w:p>
    <w:p w:rsidR="00DF436B" w:rsidRPr="00E71251" w:rsidRDefault="00DF436B" w:rsidP="00DF436B">
      <w:pPr>
        <w:pStyle w:val="paragraph"/>
      </w:pPr>
      <w:r w:rsidRPr="00E71251">
        <w:tab/>
        <w:t>(f)</w:t>
      </w:r>
      <w:r w:rsidRPr="00E71251">
        <w:tab/>
        <w:t>carry out other work that will only have a temporary impact on the area.</w:t>
      </w:r>
    </w:p>
    <w:p w:rsidR="00DF436B" w:rsidRPr="00E71251" w:rsidRDefault="00DF436B" w:rsidP="00DF436B">
      <w:pPr>
        <w:pStyle w:val="subsection"/>
      </w:pPr>
      <w:r w:rsidRPr="00E71251">
        <w:tab/>
        <w:t>(2)</w:t>
      </w:r>
      <w:r w:rsidRPr="00E71251">
        <w:tab/>
        <w:t xml:space="preserve">The Trust must not carry out, or allow to be carried out, any work other than the work mentioned in </w:t>
      </w:r>
      <w:r w:rsidR="00E71251">
        <w:t>paragraphs (</w:t>
      </w:r>
      <w:r w:rsidRPr="00E71251">
        <w:t>1)(d), (e) and (f).</w:t>
      </w:r>
    </w:p>
    <w:p w:rsidR="00DF436B" w:rsidRPr="00E71251" w:rsidRDefault="00DF436B" w:rsidP="00DF436B">
      <w:pPr>
        <w:pStyle w:val="subsection"/>
      </w:pPr>
      <w:r w:rsidRPr="00E71251">
        <w:tab/>
        <w:t>(3)</w:t>
      </w:r>
      <w:r w:rsidRPr="00E71251">
        <w:tab/>
        <w:t xml:space="preserve">The Trust must not cause significant damage, or allow significant damage to be caused, by doing things under </w:t>
      </w:r>
      <w:r w:rsidR="00E71251">
        <w:t>subsection (</w:t>
      </w:r>
      <w:r w:rsidRPr="00E71251">
        <w:t>1).</w:t>
      </w:r>
    </w:p>
    <w:p w:rsidR="00DF436B" w:rsidRPr="00E71251" w:rsidRDefault="00DF436B" w:rsidP="00DF436B">
      <w:pPr>
        <w:pStyle w:val="subsection"/>
      </w:pPr>
      <w:r w:rsidRPr="00E71251">
        <w:tab/>
        <w:t>(4)</w:t>
      </w:r>
      <w:r w:rsidRPr="00E71251">
        <w:tab/>
        <w:t xml:space="preserve">The Trust must not take into account things done under </w:t>
      </w:r>
      <w:r w:rsidR="00E71251">
        <w:t>subsection (</w:t>
      </w:r>
      <w:r w:rsidRPr="00E71251">
        <w:t>1) when determining the content of draft plans.</w:t>
      </w:r>
    </w:p>
    <w:p w:rsidR="00DF436B" w:rsidRPr="00E71251" w:rsidRDefault="00DF436B" w:rsidP="00DF436B">
      <w:pPr>
        <w:pStyle w:val="ActHead5"/>
      </w:pPr>
      <w:bookmarkStart w:id="49" w:name="_Toc178741205"/>
      <w:r w:rsidRPr="00E71251">
        <w:rPr>
          <w:rStyle w:val="CharSectno"/>
        </w:rPr>
        <w:t>38B</w:t>
      </w:r>
      <w:r w:rsidRPr="00E71251">
        <w:t xml:space="preserve">  Transitional—leases and licences</w:t>
      </w:r>
      <w:r w:rsidRPr="00E71251">
        <w:rPr>
          <w:i/>
        </w:rPr>
        <w:t xml:space="preserve"> </w:t>
      </w:r>
      <w:r w:rsidRPr="00E71251">
        <w:t>granted before plans take effect</w:t>
      </w:r>
      <w:bookmarkEnd w:id="49"/>
    </w:p>
    <w:p w:rsidR="00DF436B" w:rsidRPr="00E71251" w:rsidRDefault="00DF436B" w:rsidP="00DF436B">
      <w:pPr>
        <w:pStyle w:val="subsection"/>
      </w:pPr>
      <w:r w:rsidRPr="00E71251">
        <w:tab/>
        <w:t>(1)</w:t>
      </w:r>
      <w:r w:rsidRPr="00E71251">
        <w:tab/>
        <w:t>This section applies to leases and licences granted under section</w:t>
      </w:r>
      <w:r w:rsidR="00E71251">
        <w:t> </w:t>
      </w:r>
      <w:r w:rsidRPr="00E71251">
        <w:t>38A before a plan takes effect for an area.</w:t>
      </w:r>
    </w:p>
    <w:p w:rsidR="00DF436B" w:rsidRPr="00E71251" w:rsidRDefault="00DF436B" w:rsidP="00DF436B">
      <w:pPr>
        <w:pStyle w:val="subsection"/>
      </w:pPr>
      <w:r w:rsidRPr="00E71251">
        <w:tab/>
        <w:t>(2)</w:t>
      </w:r>
      <w:r w:rsidRPr="00E71251">
        <w:tab/>
        <w:t>A lease or licence for a fixed term over an area of Trust land:</w:t>
      </w:r>
    </w:p>
    <w:p w:rsidR="00DF436B" w:rsidRPr="00E71251" w:rsidRDefault="00DF436B" w:rsidP="00DF436B">
      <w:pPr>
        <w:pStyle w:val="paragraph"/>
      </w:pPr>
      <w:r w:rsidRPr="00E71251">
        <w:tab/>
        <w:t>(a)</w:t>
      </w:r>
      <w:r w:rsidRPr="00E71251">
        <w:tab/>
        <w:t>must not be for a term of more than 12 months; and</w:t>
      </w:r>
    </w:p>
    <w:p w:rsidR="00DF436B" w:rsidRPr="00E71251" w:rsidRDefault="00DF436B" w:rsidP="00DF436B">
      <w:pPr>
        <w:pStyle w:val="paragraph"/>
      </w:pPr>
      <w:r w:rsidRPr="00E71251">
        <w:tab/>
        <w:t>(b)</w:t>
      </w:r>
      <w:r w:rsidRPr="00E71251">
        <w:tab/>
        <w:t>must expire within 18 months after the vesting of the land in the Trust.</w:t>
      </w:r>
    </w:p>
    <w:p w:rsidR="00DF436B" w:rsidRPr="00E71251" w:rsidRDefault="00DF436B" w:rsidP="00DF436B">
      <w:pPr>
        <w:pStyle w:val="subsection"/>
      </w:pPr>
      <w:r w:rsidRPr="00E71251">
        <w:tab/>
        <w:t>(3)</w:t>
      </w:r>
      <w:r w:rsidRPr="00E71251">
        <w:tab/>
        <w:t>A period under a lease for a periodic tenancy:</w:t>
      </w:r>
    </w:p>
    <w:p w:rsidR="00DF436B" w:rsidRPr="00E71251" w:rsidRDefault="00DF436B" w:rsidP="00DF436B">
      <w:pPr>
        <w:pStyle w:val="paragraph"/>
      </w:pPr>
      <w:r w:rsidRPr="00E71251">
        <w:tab/>
        <w:t>(a)</w:t>
      </w:r>
      <w:r w:rsidRPr="00E71251">
        <w:tab/>
        <w:t>must not extend for more than one month; and</w:t>
      </w:r>
    </w:p>
    <w:p w:rsidR="00DF436B" w:rsidRPr="00E71251" w:rsidRDefault="00DF436B" w:rsidP="00DF436B">
      <w:pPr>
        <w:pStyle w:val="paragraph"/>
      </w:pPr>
      <w:r w:rsidRPr="00E71251">
        <w:tab/>
        <w:t>(b)</w:t>
      </w:r>
      <w:r w:rsidRPr="00E71251">
        <w:tab/>
        <w:t>must not begin after a plan takes effect for any of the area over which the lease is granted.</w:t>
      </w:r>
    </w:p>
    <w:p w:rsidR="00DF436B" w:rsidRPr="00E71251" w:rsidRDefault="00DF436B" w:rsidP="00DF436B">
      <w:pPr>
        <w:pStyle w:val="subsection"/>
      </w:pPr>
      <w:r w:rsidRPr="00E71251">
        <w:tab/>
        <w:t>(4)</w:t>
      </w:r>
      <w:r w:rsidRPr="00E71251">
        <w:tab/>
        <w:t>A licence that is not for a fixed term must be revoked before a plan takes effect for any of the area over which the licence is granted.</w:t>
      </w:r>
    </w:p>
    <w:p w:rsidR="00DF436B" w:rsidRPr="00E71251" w:rsidRDefault="00DF436B" w:rsidP="00DF436B">
      <w:pPr>
        <w:pStyle w:val="subsection"/>
      </w:pPr>
      <w:r w:rsidRPr="00E71251">
        <w:tab/>
        <w:t>(5)</w:t>
      </w:r>
      <w:r w:rsidRPr="00E71251">
        <w:tab/>
        <w:t>If a lease or fixed</w:t>
      </w:r>
      <w:r w:rsidR="00E71251">
        <w:noBreakHyphen/>
      </w:r>
      <w:r w:rsidRPr="00E71251">
        <w:t>term licence is in force for an area when a plan takes effect, then the plan takes effect except to the extent that it interferes with the operation of the lease or licence in that area.</w:t>
      </w:r>
    </w:p>
    <w:p w:rsidR="00DF436B" w:rsidRPr="00E71251" w:rsidRDefault="00DF436B" w:rsidP="00DF436B">
      <w:pPr>
        <w:pStyle w:val="subsection"/>
      </w:pPr>
      <w:r w:rsidRPr="00E71251">
        <w:tab/>
        <w:t>(6)</w:t>
      </w:r>
      <w:r w:rsidRPr="00E71251">
        <w:tab/>
        <w:t>A lease or licence that contravenes this section or subsection 38A(2) or (3) is void.</w:t>
      </w:r>
    </w:p>
    <w:p w:rsidR="00DF436B" w:rsidRPr="00E71251" w:rsidRDefault="00DF436B" w:rsidP="00DF436B">
      <w:pPr>
        <w:pStyle w:val="PageBreak"/>
      </w:pPr>
      <w:r w:rsidRPr="00E71251">
        <w:br w:type="page"/>
      </w:r>
    </w:p>
    <w:p w:rsidR="00DF436B" w:rsidRPr="00E71251" w:rsidRDefault="00DF436B" w:rsidP="00DF436B">
      <w:pPr>
        <w:pStyle w:val="ActHead2"/>
      </w:pPr>
      <w:bookmarkStart w:id="50" w:name="_Toc178741206"/>
      <w:r w:rsidRPr="00E71251">
        <w:rPr>
          <w:rStyle w:val="CharPartNo"/>
        </w:rPr>
        <w:t>Part</w:t>
      </w:r>
      <w:r w:rsidR="00E71251">
        <w:rPr>
          <w:rStyle w:val="CharPartNo"/>
        </w:rPr>
        <w:t> </w:t>
      </w:r>
      <w:r w:rsidRPr="00E71251">
        <w:rPr>
          <w:rStyle w:val="CharPartNo"/>
        </w:rPr>
        <w:t>6</w:t>
      </w:r>
      <w:r w:rsidRPr="00E71251">
        <w:t>—</w:t>
      </w:r>
      <w:r w:rsidRPr="00E71251">
        <w:rPr>
          <w:rStyle w:val="CharPartText"/>
        </w:rPr>
        <w:t>Executive Director, staff and consultants</w:t>
      </w:r>
      <w:bookmarkEnd w:id="50"/>
    </w:p>
    <w:p w:rsidR="00DF436B" w:rsidRPr="00E71251" w:rsidRDefault="00DF436B" w:rsidP="00DF436B">
      <w:pPr>
        <w:pStyle w:val="Header"/>
      </w:pPr>
      <w:r w:rsidRPr="00E71251">
        <w:rPr>
          <w:rStyle w:val="CharDivNo"/>
        </w:rPr>
        <w:t xml:space="preserve"> </w:t>
      </w:r>
      <w:r w:rsidRPr="00E71251">
        <w:rPr>
          <w:rStyle w:val="CharDivText"/>
        </w:rPr>
        <w:t xml:space="preserve"> </w:t>
      </w:r>
    </w:p>
    <w:p w:rsidR="00DF436B" w:rsidRPr="00E71251" w:rsidRDefault="00DF436B" w:rsidP="00DF436B">
      <w:pPr>
        <w:pStyle w:val="ActHead5"/>
      </w:pPr>
      <w:bookmarkStart w:id="51" w:name="_Toc178741207"/>
      <w:r w:rsidRPr="00E71251">
        <w:rPr>
          <w:rStyle w:val="CharSectno"/>
        </w:rPr>
        <w:t>39</w:t>
      </w:r>
      <w:r w:rsidRPr="00E71251">
        <w:t xml:space="preserve">  Executive Director</w:t>
      </w:r>
      <w:bookmarkEnd w:id="51"/>
    </w:p>
    <w:p w:rsidR="00DF436B" w:rsidRPr="00E71251" w:rsidRDefault="00DF436B" w:rsidP="00DF436B">
      <w:pPr>
        <w:pStyle w:val="subsection"/>
      </w:pPr>
      <w:r w:rsidRPr="00E71251">
        <w:tab/>
        <w:t>(1)</w:t>
      </w:r>
      <w:r w:rsidRPr="00E71251">
        <w:tab/>
        <w:t>There is to be an Executive Director of the Trust who is to be appointed by the Minister on the recommendation of the Trust.</w:t>
      </w:r>
    </w:p>
    <w:p w:rsidR="00DF436B" w:rsidRPr="00E71251" w:rsidRDefault="00DF436B" w:rsidP="00DF436B">
      <w:pPr>
        <w:pStyle w:val="subsection"/>
      </w:pPr>
      <w:r w:rsidRPr="00E71251">
        <w:tab/>
        <w:t>(2)</w:t>
      </w:r>
      <w:r w:rsidRPr="00E71251">
        <w:tab/>
        <w:t>A member of the Trust cannot be appointed as Executive Director.</w:t>
      </w:r>
    </w:p>
    <w:p w:rsidR="00DF436B" w:rsidRPr="00E71251" w:rsidRDefault="00DF436B" w:rsidP="00DF436B">
      <w:pPr>
        <w:pStyle w:val="subsection"/>
      </w:pPr>
      <w:r w:rsidRPr="00E71251">
        <w:tab/>
        <w:t>(3)</w:t>
      </w:r>
      <w:r w:rsidRPr="00E71251">
        <w:tab/>
        <w:t>The appointment of a person as Executive Director is not invalid because of a defect or irregularity in connection with the person’s appointment.</w:t>
      </w:r>
    </w:p>
    <w:p w:rsidR="00DF436B" w:rsidRPr="00E71251" w:rsidRDefault="00DF436B" w:rsidP="00DF436B">
      <w:pPr>
        <w:pStyle w:val="ActHead5"/>
      </w:pPr>
      <w:bookmarkStart w:id="52" w:name="_Toc178741208"/>
      <w:r w:rsidRPr="00E71251">
        <w:rPr>
          <w:rStyle w:val="CharSectno"/>
        </w:rPr>
        <w:t>40</w:t>
      </w:r>
      <w:r w:rsidRPr="00E71251">
        <w:t xml:space="preserve">  Duties of the Executive Director</w:t>
      </w:r>
      <w:bookmarkEnd w:id="52"/>
    </w:p>
    <w:p w:rsidR="00DF436B" w:rsidRPr="00E71251" w:rsidRDefault="00DF436B" w:rsidP="00DF436B">
      <w:pPr>
        <w:pStyle w:val="subsection"/>
      </w:pPr>
      <w:r w:rsidRPr="00E71251">
        <w:tab/>
      </w:r>
      <w:r w:rsidRPr="00E71251">
        <w:tab/>
        <w:t>The Executive Director is to manage the affairs of the Trust subject to the directions of, and in accordance with policies determined by, the Trust.</w:t>
      </w:r>
    </w:p>
    <w:p w:rsidR="00DF436B" w:rsidRPr="00E71251" w:rsidRDefault="00DF436B" w:rsidP="00DF436B">
      <w:pPr>
        <w:pStyle w:val="ActHead5"/>
      </w:pPr>
      <w:bookmarkStart w:id="53" w:name="_Toc178741209"/>
      <w:r w:rsidRPr="00E71251">
        <w:rPr>
          <w:rStyle w:val="CharSectno"/>
        </w:rPr>
        <w:t>41</w:t>
      </w:r>
      <w:r w:rsidRPr="00E71251">
        <w:t xml:space="preserve">  Term of office of Executive Director</w:t>
      </w:r>
      <w:bookmarkEnd w:id="53"/>
    </w:p>
    <w:p w:rsidR="00DF436B" w:rsidRPr="00E71251" w:rsidRDefault="00DF436B" w:rsidP="00DF436B">
      <w:pPr>
        <w:pStyle w:val="subsection"/>
      </w:pPr>
      <w:r w:rsidRPr="00E71251">
        <w:tab/>
        <w:t>(1)</w:t>
      </w:r>
      <w:r w:rsidRPr="00E71251">
        <w:tab/>
        <w:t>The Executive Director is to be appointed on a full</w:t>
      </w:r>
      <w:r w:rsidR="00E71251">
        <w:noBreakHyphen/>
      </w:r>
      <w:r w:rsidRPr="00E71251">
        <w:t>time basis.</w:t>
      </w:r>
    </w:p>
    <w:p w:rsidR="00DF436B" w:rsidRPr="00E71251" w:rsidRDefault="00DF436B" w:rsidP="00DF436B">
      <w:pPr>
        <w:pStyle w:val="subsection"/>
      </w:pPr>
      <w:r w:rsidRPr="00E71251">
        <w:tab/>
        <w:t>(2)</w:t>
      </w:r>
      <w:r w:rsidRPr="00E71251">
        <w:tab/>
        <w:t>The Executive Director holds office for the period determined by the Minister on the recommendation of the Trust. The period must be specified in the instrument of appointment.</w:t>
      </w:r>
    </w:p>
    <w:p w:rsidR="00DF436B" w:rsidRPr="00E71251" w:rsidRDefault="00DF436B" w:rsidP="00DF436B">
      <w:pPr>
        <w:pStyle w:val="ActHead5"/>
      </w:pPr>
      <w:bookmarkStart w:id="54" w:name="_Toc178741210"/>
      <w:r w:rsidRPr="00E71251">
        <w:rPr>
          <w:rStyle w:val="CharSectno"/>
        </w:rPr>
        <w:t>42</w:t>
      </w:r>
      <w:r w:rsidRPr="00E71251">
        <w:t xml:space="preserve">  Acting appointments</w:t>
      </w:r>
      <w:bookmarkEnd w:id="54"/>
    </w:p>
    <w:p w:rsidR="00DF436B" w:rsidRPr="00E71251" w:rsidRDefault="00DF436B" w:rsidP="00DF436B">
      <w:pPr>
        <w:pStyle w:val="subsection"/>
      </w:pPr>
      <w:r w:rsidRPr="00E71251">
        <w:tab/>
        <w:t>(1)</w:t>
      </w:r>
      <w:r w:rsidRPr="00E71251">
        <w:tab/>
        <w:t>The Trust may appoint a person to act as the Executive Director for a period not exceeding 3 months:</w:t>
      </w:r>
    </w:p>
    <w:p w:rsidR="00DF436B" w:rsidRPr="00E71251" w:rsidRDefault="00DF436B" w:rsidP="00DF436B">
      <w:pPr>
        <w:pStyle w:val="paragraph"/>
      </w:pPr>
      <w:r w:rsidRPr="00E71251">
        <w:tab/>
        <w:t>(a)</w:t>
      </w:r>
      <w:r w:rsidRPr="00E71251">
        <w:tab/>
        <w:t>during a vacancy in the office of Executive Director (whether or not an appointment has previously been made to the office); or</w:t>
      </w:r>
    </w:p>
    <w:p w:rsidR="00DF436B" w:rsidRPr="00E71251" w:rsidRDefault="00DF436B" w:rsidP="00DF436B">
      <w:pPr>
        <w:pStyle w:val="paragraph"/>
      </w:pPr>
      <w:r w:rsidRPr="00E71251">
        <w:tab/>
        <w:t>(b)</w:t>
      </w:r>
      <w:r w:rsidRPr="00E71251">
        <w:tab/>
        <w:t xml:space="preserve">during any period when the Executive Director is absent from duty or from </w:t>
      </w:r>
      <w:smartTag w:uri="urn:schemas-microsoft-com:office:smarttags" w:element="country-region">
        <w:smartTag w:uri="urn:schemas-microsoft-com:office:smarttags" w:element="place">
          <w:r w:rsidRPr="00E71251">
            <w:t>Australia</w:t>
          </w:r>
        </w:smartTag>
      </w:smartTag>
      <w:r w:rsidRPr="00E71251">
        <w:t>, or is, for any reason, unable to perform the duties of the office.</w:t>
      </w:r>
    </w:p>
    <w:p w:rsidR="00DF436B" w:rsidRPr="00E71251" w:rsidRDefault="00DF436B" w:rsidP="00DF436B">
      <w:pPr>
        <w:pStyle w:val="subsection"/>
      </w:pPr>
      <w:r w:rsidRPr="00E71251">
        <w:tab/>
        <w:t>(2)</w:t>
      </w:r>
      <w:r w:rsidRPr="00E71251">
        <w:tab/>
        <w:t>If at the end of the 3 month period:</w:t>
      </w:r>
    </w:p>
    <w:p w:rsidR="00DF436B" w:rsidRPr="00E71251" w:rsidRDefault="00DF436B" w:rsidP="00DF436B">
      <w:pPr>
        <w:pStyle w:val="paragraph"/>
      </w:pPr>
      <w:r w:rsidRPr="00E71251">
        <w:tab/>
        <w:t>(a)</w:t>
      </w:r>
      <w:r w:rsidRPr="00E71251">
        <w:tab/>
        <w:t>there continues to be a vacancy in the office of Executive Director; or</w:t>
      </w:r>
    </w:p>
    <w:p w:rsidR="00DF436B" w:rsidRPr="00E71251" w:rsidRDefault="00DF436B" w:rsidP="00DF436B">
      <w:pPr>
        <w:pStyle w:val="paragraph"/>
      </w:pPr>
      <w:r w:rsidRPr="00E71251">
        <w:tab/>
        <w:t>(b)</w:t>
      </w:r>
      <w:r w:rsidRPr="00E71251">
        <w:tab/>
        <w:t>the Executive Director continues to be absent or unable to perform the duties of the office;</w:t>
      </w:r>
    </w:p>
    <w:p w:rsidR="00DF436B" w:rsidRPr="00E71251" w:rsidRDefault="00DF436B" w:rsidP="00DF436B">
      <w:pPr>
        <w:pStyle w:val="subsection2"/>
      </w:pPr>
      <w:r w:rsidRPr="00E71251">
        <w:t>then the Minister, on the recommendation of the Trust, may appoint a person to act as the Executive Director.</w:t>
      </w:r>
    </w:p>
    <w:p w:rsidR="00DF436B" w:rsidRPr="00E71251" w:rsidRDefault="00DF436B" w:rsidP="00DF436B">
      <w:pPr>
        <w:pStyle w:val="subsection"/>
      </w:pPr>
      <w:r w:rsidRPr="00E71251">
        <w:tab/>
        <w:t>(3)</w:t>
      </w:r>
      <w:r w:rsidRPr="00E71251">
        <w:tab/>
        <w:t>Anything done by or in relation to a person purporting to act under an appointment is not invalid merely because:</w:t>
      </w:r>
    </w:p>
    <w:p w:rsidR="00DF436B" w:rsidRPr="00E71251" w:rsidRDefault="00DF436B" w:rsidP="00DF436B">
      <w:pPr>
        <w:pStyle w:val="paragraph"/>
      </w:pPr>
      <w:r w:rsidRPr="00E71251">
        <w:tab/>
        <w:t>(a)</w:t>
      </w:r>
      <w:r w:rsidRPr="00E71251">
        <w:tab/>
        <w:t>the occasion for the appointment had not arisen; or</w:t>
      </w:r>
    </w:p>
    <w:p w:rsidR="00DF436B" w:rsidRPr="00E71251" w:rsidRDefault="00DF436B" w:rsidP="00DF436B">
      <w:pPr>
        <w:pStyle w:val="paragraph"/>
      </w:pPr>
      <w:r w:rsidRPr="00E71251">
        <w:tab/>
        <w:t>(b)</w:t>
      </w:r>
      <w:r w:rsidRPr="00E71251">
        <w:tab/>
        <w:t>there was a defect or irregularity in connection with the appointment; or</w:t>
      </w:r>
    </w:p>
    <w:p w:rsidR="00DF436B" w:rsidRPr="00E71251" w:rsidRDefault="00DF436B" w:rsidP="00DF436B">
      <w:pPr>
        <w:pStyle w:val="paragraph"/>
      </w:pPr>
      <w:r w:rsidRPr="00E71251">
        <w:tab/>
        <w:t>(c)</w:t>
      </w:r>
      <w:r w:rsidRPr="00E71251">
        <w:tab/>
        <w:t>the appointment had ceased to have effect; or</w:t>
      </w:r>
    </w:p>
    <w:p w:rsidR="00DF436B" w:rsidRPr="00E71251" w:rsidRDefault="00DF436B" w:rsidP="00DF436B">
      <w:pPr>
        <w:pStyle w:val="paragraph"/>
      </w:pPr>
      <w:r w:rsidRPr="00E71251">
        <w:tab/>
        <w:t>(d)</w:t>
      </w:r>
      <w:r w:rsidRPr="00E71251">
        <w:tab/>
        <w:t>the occasion to act had not arisen or had ceased.</w:t>
      </w:r>
    </w:p>
    <w:p w:rsidR="00DF436B" w:rsidRPr="00E71251" w:rsidRDefault="00DF436B" w:rsidP="00DF436B">
      <w:pPr>
        <w:pStyle w:val="ActHead5"/>
      </w:pPr>
      <w:bookmarkStart w:id="55" w:name="_Toc178741211"/>
      <w:r w:rsidRPr="00E71251">
        <w:rPr>
          <w:rStyle w:val="CharSectno"/>
        </w:rPr>
        <w:t>43</w:t>
      </w:r>
      <w:r w:rsidRPr="00E71251">
        <w:t xml:space="preserve">  Additional terms and conditions of appointment of Executive Director</w:t>
      </w:r>
      <w:bookmarkEnd w:id="55"/>
    </w:p>
    <w:p w:rsidR="00DF436B" w:rsidRPr="00E71251" w:rsidRDefault="00DF436B" w:rsidP="00DF436B">
      <w:pPr>
        <w:pStyle w:val="subsection"/>
      </w:pPr>
      <w:r w:rsidRPr="00E71251">
        <w:tab/>
        <w:t>(1)</w:t>
      </w:r>
      <w:r w:rsidRPr="00E71251">
        <w:tab/>
        <w:t>The Executive Director holds office on the terms and conditions (if any) in relation to matters not covered by this Act that are determined by the Trust.</w:t>
      </w:r>
    </w:p>
    <w:p w:rsidR="00DF436B" w:rsidRPr="00E71251" w:rsidRDefault="00DF436B" w:rsidP="00DF436B">
      <w:pPr>
        <w:pStyle w:val="subsection"/>
      </w:pPr>
      <w:r w:rsidRPr="00E71251">
        <w:tab/>
        <w:t>(2)</w:t>
      </w:r>
      <w:r w:rsidRPr="00E71251">
        <w:tab/>
        <w:t>However, the Trust must first request the advice of the Remuneration Tribunal in respect of the remuneration and allowances of the Executive Director.</w:t>
      </w:r>
    </w:p>
    <w:p w:rsidR="00DF436B" w:rsidRPr="00E71251" w:rsidRDefault="00DF436B" w:rsidP="00DF436B">
      <w:pPr>
        <w:pStyle w:val="ActHead5"/>
      </w:pPr>
      <w:bookmarkStart w:id="56" w:name="_Toc178741212"/>
      <w:r w:rsidRPr="00E71251">
        <w:rPr>
          <w:rStyle w:val="CharSectno"/>
        </w:rPr>
        <w:t>44</w:t>
      </w:r>
      <w:r w:rsidRPr="00E71251">
        <w:t xml:space="preserve">  Outside employment of Executive Director</w:t>
      </w:r>
      <w:bookmarkEnd w:id="56"/>
    </w:p>
    <w:p w:rsidR="00DF436B" w:rsidRPr="00E71251" w:rsidRDefault="00DF436B" w:rsidP="00DF436B">
      <w:pPr>
        <w:pStyle w:val="subsection"/>
      </w:pPr>
      <w:r w:rsidRPr="00E71251">
        <w:tab/>
      </w:r>
      <w:r w:rsidRPr="00E71251">
        <w:tab/>
        <w:t>The Executive Director must not engage in paid employment outside the duties of his or her office except with the approval of the Trust.</w:t>
      </w:r>
    </w:p>
    <w:p w:rsidR="00DF436B" w:rsidRPr="00E71251" w:rsidRDefault="00DF436B" w:rsidP="00DF436B">
      <w:pPr>
        <w:pStyle w:val="ActHead5"/>
      </w:pPr>
      <w:bookmarkStart w:id="57" w:name="_Toc178741213"/>
      <w:r w:rsidRPr="00E71251">
        <w:rPr>
          <w:rStyle w:val="CharSectno"/>
        </w:rPr>
        <w:t>45</w:t>
      </w:r>
      <w:r w:rsidRPr="00E71251">
        <w:t xml:space="preserve">  Leave of absence</w:t>
      </w:r>
      <w:bookmarkEnd w:id="57"/>
    </w:p>
    <w:p w:rsidR="00DF436B" w:rsidRPr="00E71251" w:rsidRDefault="00DF436B" w:rsidP="00DF436B">
      <w:pPr>
        <w:pStyle w:val="subsection"/>
      </w:pPr>
      <w:r w:rsidRPr="00E71251">
        <w:tab/>
      </w:r>
      <w:r w:rsidRPr="00E71251">
        <w:tab/>
        <w:t>The Chair may grant leave of absence to the Executive Director on the terms and conditions that the Chair determines.</w:t>
      </w:r>
    </w:p>
    <w:p w:rsidR="00DF436B" w:rsidRPr="00E71251" w:rsidRDefault="00DF436B" w:rsidP="00DF436B">
      <w:pPr>
        <w:pStyle w:val="ActHead5"/>
      </w:pPr>
      <w:bookmarkStart w:id="58" w:name="_Toc178741214"/>
      <w:r w:rsidRPr="00E71251">
        <w:rPr>
          <w:rStyle w:val="CharSectno"/>
        </w:rPr>
        <w:t>46</w:t>
      </w:r>
      <w:r w:rsidRPr="00E71251">
        <w:t xml:space="preserve">  Resignation</w:t>
      </w:r>
      <w:bookmarkEnd w:id="58"/>
    </w:p>
    <w:p w:rsidR="00DF436B" w:rsidRPr="00E71251" w:rsidRDefault="00DF436B" w:rsidP="00DF436B">
      <w:pPr>
        <w:pStyle w:val="subsection"/>
      </w:pPr>
      <w:r w:rsidRPr="00E71251">
        <w:tab/>
      </w:r>
      <w:r w:rsidRPr="00E71251">
        <w:tab/>
        <w:t xml:space="preserve">The Executive Director may resign his or her appointment by giving the Minister a written resignation. </w:t>
      </w:r>
    </w:p>
    <w:p w:rsidR="00DF436B" w:rsidRPr="00E71251" w:rsidRDefault="00DF436B" w:rsidP="00DF436B">
      <w:pPr>
        <w:pStyle w:val="ActHead5"/>
      </w:pPr>
      <w:bookmarkStart w:id="59" w:name="_Toc178741215"/>
      <w:r w:rsidRPr="00E71251">
        <w:rPr>
          <w:rStyle w:val="CharSectno"/>
        </w:rPr>
        <w:t>47</w:t>
      </w:r>
      <w:r w:rsidRPr="00E71251">
        <w:t xml:space="preserve">  Termination of appointment of Executive Director</w:t>
      </w:r>
      <w:bookmarkEnd w:id="59"/>
    </w:p>
    <w:p w:rsidR="00DF436B" w:rsidRPr="00E71251" w:rsidRDefault="00DF436B" w:rsidP="00DF436B">
      <w:pPr>
        <w:pStyle w:val="subsection"/>
      </w:pPr>
      <w:r w:rsidRPr="00E71251">
        <w:tab/>
      </w:r>
      <w:r w:rsidRPr="00E71251">
        <w:tab/>
        <w:t>The Minister may, on the recommendation of the Trust, terminate at any time the appointment of the Executive Director.</w:t>
      </w:r>
    </w:p>
    <w:p w:rsidR="00DF436B" w:rsidRPr="00E71251" w:rsidRDefault="00DF436B" w:rsidP="00DF436B">
      <w:pPr>
        <w:pStyle w:val="ActHead5"/>
      </w:pPr>
      <w:bookmarkStart w:id="60" w:name="_Toc178741216"/>
      <w:r w:rsidRPr="00E71251">
        <w:rPr>
          <w:rStyle w:val="CharSectno"/>
        </w:rPr>
        <w:t>48</w:t>
      </w:r>
      <w:r w:rsidRPr="00E71251">
        <w:t xml:space="preserve">  Employees</w:t>
      </w:r>
      <w:bookmarkEnd w:id="60"/>
    </w:p>
    <w:p w:rsidR="00DF436B" w:rsidRPr="00E71251" w:rsidRDefault="00DF436B" w:rsidP="00DF436B">
      <w:pPr>
        <w:pStyle w:val="subsection"/>
      </w:pPr>
      <w:r w:rsidRPr="00E71251">
        <w:tab/>
        <w:t>(1)</w:t>
      </w:r>
      <w:r w:rsidRPr="00E71251">
        <w:tab/>
        <w:t>The Trust may employ any person who it considers necessary for the performance of its functions and the exercise of its powers.</w:t>
      </w:r>
    </w:p>
    <w:p w:rsidR="00DF436B" w:rsidRPr="00E71251" w:rsidRDefault="00DF436B" w:rsidP="00DF436B">
      <w:pPr>
        <w:pStyle w:val="subsection"/>
      </w:pPr>
      <w:r w:rsidRPr="00E71251">
        <w:tab/>
        <w:t>(2)</w:t>
      </w:r>
      <w:r w:rsidRPr="00E71251">
        <w:tab/>
        <w:t>An employee is to be employed on the terms and conditions that the Trust determines.</w:t>
      </w:r>
    </w:p>
    <w:p w:rsidR="00DF436B" w:rsidRPr="00E71251" w:rsidRDefault="00DF436B" w:rsidP="00DF436B">
      <w:pPr>
        <w:pStyle w:val="subsection"/>
      </w:pPr>
      <w:r w:rsidRPr="00E71251">
        <w:tab/>
        <w:t>(3)</w:t>
      </w:r>
      <w:r w:rsidRPr="00E71251">
        <w:tab/>
        <w:t>The Executive Director, on behalf of the Trust, may arrange with the Secretary of any Department of the Australian Public Service, or with a body of the Commonwealth, for the services of officers or employees of that Department or of that body to be made available to the Trust.</w:t>
      </w:r>
    </w:p>
    <w:p w:rsidR="00DF436B" w:rsidRPr="00E71251" w:rsidRDefault="00DF436B" w:rsidP="00DF436B">
      <w:pPr>
        <w:pStyle w:val="ActHead5"/>
      </w:pPr>
      <w:bookmarkStart w:id="61" w:name="_Toc178741217"/>
      <w:r w:rsidRPr="00E71251">
        <w:rPr>
          <w:rStyle w:val="CharSectno"/>
        </w:rPr>
        <w:t>49</w:t>
      </w:r>
      <w:r w:rsidRPr="00E71251">
        <w:t xml:space="preserve">  Consultants</w:t>
      </w:r>
      <w:bookmarkEnd w:id="61"/>
    </w:p>
    <w:p w:rsidR="00DF436B" w:rsidRPr="00E71251" w:rsidRDefault="00DF436B" w:rsidP="00DF436B">
      <w:pPr>
        <w:pStyle w:val="subsection"/>
      </w:pPr>
      <w:r w:rsidRPr="00E71251">
        <w:tab/>
        <w:t>(1)</w:t>
      </w:r>
      <w:r w:rsidRPr="00E71251">
        <w:tab/>
        <w:t>The Trust may engage persons having suitable qualifications and experience as consultants to the Trust.</w:t>
      </w:r>
    </w:p>
    <w:p w:rsidR="00DF436B" w:rsidRPr="00E71251" w:rsidRDefault="00DF436B" w:rsidP="00DF436B">
      <w:pPr>
        <w:pStyle w:val="subsection"/>
      </w:pPr>
      <w:r w:rsidRPr="00E71251">
        <w:tab/>
        <w:t>(2)</w:t>
      </w:r>
      <w:r w:rsidRPr="00E71251">
        <w:tab/>
        <w:t>The consultants are to be engaged on the terms and conditions that the Trust determines.</w:t>
      </w:r>
    </w:p>
    <w:p w:rsidR="00DF436B" w:rsidRPr="00E71251" w:rsidRDefault="00DF436B" w:rsidP="00DF436B">
      <w:pPr>
        <w:pStyle w:val="PageBreak"/>
      </w:pPr>
      <w:r w:rsidRPr="00E71251">
        <w:br w:type="page"/>
      </w:r>
    </w:p>
    <w:p w:rsidR="00DF436B" w:rsidRPr="00E71251" w:rsidRDefault="00DF436B" w:rsidP="00DF436B">
      <w:pPr>
        <w:pStyle w:val="ActHead2"/>
      </w:pPr>
      <w:bookmarkStart w:id="62" w:name="_Toc178741218"/>
      <w:r w:rsidRPr="00E71251">
        <w:rPr>
          <w:rStyle w:val="CharPartNo"/>
        </w:rPr>
        <w:t>Part</w:t>
      </w:r>
      <w:r w:rsidR="00E71251">
        <w:rPr>
          <w:rStyle w:val="CharPartNo"/>
        </w:rPr>
        <w:t> </w:t>
      </w:r>
      <w:r w:rsidRPr="00E71251">
        <w:rPr>
          <w:rStyle w:val="CharPartNo"/>
        </w:rPr>
        <w:t>7</w:t>
      </w:r>
      <w:r w:rsidRPr="00E71251">
        <w:t>—</w:t>
      </w:r>
      <w:r w:rsidRPr="00E71251">
        <w:rPr>
          <w:rStyle w:val="CharPartText"/>
        </w:rPr>
        <w:t>Meetings of the Trust</w:t>
      </w:r>
      <w:bookmarkEnd w:id="62"/>
    </w:p>
    <w:p w:rsidR="00DF436B" w:rsidRPr="00E71251" w:rsidRDefault="00DF436B" w:rsidP="00DF436B">
      <w:pPr>
        <w:pStyle w:val="Header"/>
      </w:pPr>
      <w:r w:rsidRPr="00E71251">
        <w:rPr>
          <w:rStyle w:val="CharDivNo"/>
        </w:rPr>
        <w:t xml:space="preserve"> </w:t>
      </w:r>
      <w:r w:rsidRPr="00E71251">
        <w:rPr>
          <w:rStyle w:val="CharDivText"/>
        </w:rPr>
        <w:t xml:space="preserve"> </w:t>
      </w:r>
    </w:p>
    <w:p w:rsidR="00DF436B" w:rsidRPr="00E71251" w:rsidRDefault="00DF436B" w:rsidP="00DF436B">
      <w:pPr>
        <w:pStyle w:val="ActHead5"/>
        <w:rPr>
          <w:kern w:val="0"/>
        </w:rPr>
      </w:pPr>
      <w:bookmarkStart w:id="63" w:name="_Toc178741219"/>
      <w:r w:rsidRPr="00E71251">
        <w:rPr>
          <w:rStyle w:val="CharSectno"/>
        </w:rPr>
        <w:t>50</w:t>
      </w:r>
      <w:r w:rsidRPr="00E71251">
        <w:t xml:space="preserve">  </w:t>
      </w:r>
      <w:r w:rsidRPr="00E71251">
        <w:rPr>
          <w:kern w:val="0"/>
        </w:rPr>
        <w:t>Times and places of meetings</w:t>
      </w:r>
      <w:bookmarkEnd w:id="63"/>
    </w:p>
    <w:p w:rsidR="00DF436B" w:rsidRPr="00E71251" w:rsidRDefault="00DF436B" w:rsidP="00DF436B">
      <w:pPr>
        <w:pStyle w:val="subsection"/>
      </w:pPr>
      <w:r w:rsidRPr="00E71251">
        <w:tab/>
        <w:t>(1)</w:t>
      </w:r>
      <w:r w:rsidRPr="00E71251">
        <w:tab/>
        <w:t>The Trust is to hold such meetings as are necessary for the efficient performance of its functions.</w:t>
      </w:r>
    </w:p>
    <w:p w:rsidR="00DF436B" w:rsidRPr="00E71251" w:rsidRDefault="00DF436B" w:rsidP="00DF436B">
      <w:pPr>
        <w:pStyle w:val="subsection"/>
        <w:rPr>
          <w:b/>
        </w:rPr>
      </w:pPr>
      <w:r w:rsidRPr="00E71251">
        <w:tab/>
        <w:t>(2)</w:t>
      </w:r>
      <w:r w:rsidRPr="00E71251">
        <w:tab/>
        <w:t>Meetings are to be held at such times and places as the Trust determines.</w:t>
      </w:r>
    </w:p>
    <w:p w:rsidR="00DF436B" w:rsidRPr="00E71251" w:rsidRDefault="00DF436B" w:rsidP="00DF436B">
      <w:pPr>
        <w:pStyle w:val="subsection"/>
      </w:pPr>
      <w:r w:rsidRPr="00E71251">
        <w:tab/>
        <w:t>(3)</w:t>
      </w:r>
      <w:r w:rsidRPr="00E71251">
        <w:tab/>
        <w:t>The Chair may call a meeting at any time if, in his or her opinion, it is in the public interest for the Trust to consider matters urgently.</w:t>
      </w:r>
    </w:p>
    <w:p w:rsidR="00DF436B" w:rsidRPr="00E71251" w:rsidRDefault="00DF436B" w:rsidP="00DF436B">
      <w:pPr>
        <w:pStyle w:val="subsection"/>
      </w:pPr>
      <w:r w:rsidRPr="00E71251">
        <w:tab/>
        <w:t>(4)</w:t>
      </w:r>
      <w:r w:rsidRPr="00E71251">
        <w:tab/>
        <w:t>The Chair must ensure that at least 4 meetings are held each year.</w:t>
      </w:r>
    </w:p>
    <w:p w:rsidR="00DF436B" w:rsidRPr="00E71251" w:rsidRDefault="00DF436B" w:rsidP="00DF436B">
      <w:pPr>
        <w:pStyle w:val="subsection"/>
      </w:pPr>
      <w:r w:rsidRPr="00E71251">
        <w:tab/>
        <w:t>(5)</w:t>
      </w:r>
      <w:r w:rsidRPr="00E71251">
        <w:tab/>
        <w:t>The Chair must also ensure that:</w:t>
      </w:r>
    </w:p>
    <w:p w:rsidR="00DF436B" w:rsidRPr="00E71251" w:rsidRDefault="00DF436B" w:rsidP="00DF436B">
      <w:pPr>
        <w:pStyle w:val="paragraph"/>
      </w:pPr>
      <w:r w:rsidRPr="00E71251">
        <w:tab/>
        <w:t>(a)</w:t>
      </w:r>
      <w:r w:rsidRPr="00E71251">
        <w:tab/>
        <w:t>at least one of those meetings is held in each 6 month period starting on 1</w:t>
      </w:r>
      <w:r w:rsidR="00E71251">
        <w:t> </w:t>
      </w:r>
      <w:r w:rsidRPr="00E71251">
        <w:t>January or 1</w:t>
      </w:r>
      <w:r w:rsidR="00E71251">
        <w:t> </w:t>
      </w:r>
      <w:r w:rsidRPr="00E71251">
        <w:t>July; and</w:t>
      </w:r>
    </w:p>
    <w:p w:rsidR="00DF436B" w:rsidRPr="00E71251" w:rsidRDefault="00DF436B" w:rsidP="00DF436B">
      <w:pPr>
        <w:pStyle w:val="paragraph"/>
        <w:rPr>
          <w:sz w:val="24"/>
        </w:rPr>
      </w:pPr>
      <w:r w:rsidRPr="00E71251">
        <w:tab/>
        <w:t>(b)</w:t>
      </w:r>
      <w:r w:rsidRPr="00E71251">
        <w:tab/>
        <w:t>that meeting is open to the public.</w:t>
      </w:r>
    </w:p>
    <w:p w:rsidR="00DF436B" w:rsidRPr="00E71251" w:rsidRDefault="00DF436B" w:rsidP="00DF436B">
      <w:pPr>
        <w:pStyle w:val="subsection"/>
      </w:pPr>
      <w:r w:rsidRPr="00E71251">
        <w:tab/>
        <w:t>(6)</w:t>
      </w:r>
      <w:r w:rsidRPr="00E71251">
        <w:tab/>
        <w:t>A decision to meet in private must be recorded in the minutes together with the reasons for so deciding.</w:t>
      </w:r>
    </w:p>
    <w:p w:rsidR="00DF436B" w:rsidRPr="00E71251" w:rsidRDefault="00DF436B" w:rsidP="00DF436B">
      <w:pPr>
        <w:pStyle w:val="ActHead5"/>
        <w:rPr>
          <w:kern w:val="0"/>
        </w:rPr>
      </w:pPr>
      <w:bookmarkStart w:id="64" w:name="_Toc178741220"/>
      <w:r w:rsidRPr="00E71251">
        <w:rPr>
          <w:rStyle w:val="CharSectno"/>
        </w:rPr>
        <w:t>51</w:t>
      </w:r>
      <w:r w:rsidRPr="00E71251">
        <w:rPr>
          <w:kern w:val="0"/>
        </w:rPr>
        <w:t xml:space="preserve">  Notice of meetings</w:t>
      </w:r>
      <w:bookmarkEnd w:id="64"/>
    </w:p>
    <w:p w:rsidR="00DF436B" w:rsidRPr="00E71251" w:rsidRDefault="00DF436B" w:rsidP="00DF436B">
      <w:pPr>
        <w:pStyle w:val="subsection"/>
      </w:pPr>
      <w:r w:rsidRPr="00E71251">
        <w:tab/>
        <w:t>(1)</w:t>
      </w:r>
      <w:r w:rsidRPr="00E71251">
        <w:tab/>
        <w:t>Each member is entitled to receive at least:</w:t>
      </w:r>
    </w:p>
    <w:p w:rsidR="00DF436B" w:rsidRPr="00E71251" w:rsidRDefault="00DF436B" w:rsidP="00DF436B">
      <w:pPr>
        <w:pStyle w:val="paragraph"/>
      </w:pPr>
      <w:r w:rsidRPr="00E71251">
        <w:tab/>
        <w:t>(a)</w:t>
      </w:r>
      <w:r w:rsidRPr="00E71251">
        <w:tab/>
        <w:t>24 hours’ notice of an urgent meeting called by the Chair under subsection 50(3); and</w:t>
      </w:r>
    </w:p>
    <w:p w:rsidR="00DF436B" w:rsidRPr="00E71251" w:rsidRDefault="00DF436B" w:rsidP="00DF436B">
      <w:pPr>
        <w:pStyle w:val="paragraph"/>
      </w:pPr>
      <w:r w:rsidRPr="00E71251">
        <w:tab/>
        <w:t>(b)</w:t>
      </w:r>
      <w:r w:rsidRPr="00E71251">
        <w:tab/>
        <w:t>7 days’ written</w:t>
      </w:r>
      <w:r w:rsidRPr="00E71251">
        <w:rPr>
          <w:i/>
        </w:rPr>
        <w:t xml:space="preserve"> </w:t>
      </w:r>
      <w:r w:rsidRPr="00E71251">
        <w:t>notice of any other meeting of the Trust.</w:t>
      </w:r>
    </w:p>
    <w:p w:rsidR="00DF436B" w:rsidRPr="00E71251" w:rsidRDefault="00DF436B" w:rsidP="00DF436B">
      <w:pPr>
        <w:pStyle w:val="subsection"/>
      </w:pPr>
      <w:r w:rsidRPr="00E71251">
        <w:tab/>
        <w:t>(2)</w:t>
      </w:r>
      <w:r w:rsidRPr="00E71251">
        <w:tab/>
        <w:t>The Trust must also give at least 7 days’ notice to the public of a meeting of the Trust, unless the meeting is an urgent meeting or is not open to the public.</w:t>
      </w:r>
    </w:p>
    <w:p w:rsidR="00DF436B" w:rsidRPr="00E71251" w:rsidRDefault="00DF436B" w:rsidP="00DF436B">
      <w:pPr>
        <w:pStyle w:val="ActHead5"/>
        <w:rPr>
          <w:kern w:val="0"/>
        </w:rPr>
      </w:pPr>
      <w:bookmarkStart w:id="65" w:name="_Toc178741221"/>
      <w:r w:rsidRPr="00E71251">
        <w:rPr>
          <w:rStyle w:val="CharSectno"/>
        </w:rPr>
        <w:t>52</w:t>
      </w:r>
      <w:r w:rsidRPr="00E71251">
        <w:rPr>
          <w:kern w:val="0"/>
        </w:rPr>
        <w:t xml:space="preserve">  Presiding at meetings</w:t>
      </w:r>
      <w:bookmarkEnd w:id="65"/>
    </w:p>
    <w:p w:rsidR="00DF436B" w:rsidRPr="00E71251" w:rsidRDefault="00DF436B" w:rsidP="00DF436B">
      <w:pPr>
        <w:pStyle w:val="subsection"/>
      </w:pPr>
      <w:r w:rsidRPr="00E71251">
        <w:tab/>
        <w:t>(1)</w:t>
      </w:r>
      <w:r w:rsidRPr="00E71251">
        <w:tab/>
        <w:t>The Chair presides at all meetings at which he or she is present.</w:t>
      </w:r>
    </w:p>
    <w:p w:rsidR="00DF436B" w:rsidRPr="00E71251" w:rsidRDefault="00DF436B" w:rsidP="00DF436B">
      <w:pPr>
        <w:pStyle w:val="subsection"/>
      </w:pPr>
      <w:r w:rsidRPr="00E71251">
        <w:tab/>
        <w:t>(2)</w:t>
      </w:r>
      <w:r w:rsidRPr="00E71251">
        <w:tab/>
        <w:t>If the Chair is not present at a meeting, the members present are to appoint a Commonwealth member to preside.</w:t>
      </w:r>
    </w:p>
    <w:p w:rsidR="00DF436B" w:rsidRPr="00E71251" w:rsidRDefault="00DF436B" w:rsidP="00DF436B">
      <w:pPr>
        <w:pStyle w:val="ActHead5"/>
        <w:rPr>
          <w:kern w:val="0"/>
        </w:rPr>
      </w:pPr>
      <w:bookmarkStart w:id="66" w:name="_Toc178741222"/>
      <w:r w:rsidRPr="00E71251">
        <w:rPr>
          <w:rStyle w:val="CharSectno"/>
        </w:rPr>
        <w:t>53</w:t>
      </w:r>
      <w:r w:rsidRPr="00E71251">
        <w:rPr>
          <w:kern w:val="0"/>
        </w:rPr>
        <w:t xml:space="preserve">  Quorum</w:t>
      </w:r>
      <w:bookmarkEnd w:id="66"/>
    </w:p>
    <w:p w:rsidR="00DF436B" w:rsidRPr="00E71251" w:rsidRDefault="00DF436B" w:rsidP="00DF436B">
      <w:pPr>
        <w:pStyle w:val="subsection"/>
      </w:pPr>
      <w:r w:rsidRPr="00E71251">
        <w:tab/>
      </w:r>
      <w:r w:rsidRPr="00E71251">
        <w:tab/>
        <w:t>A majority of the members for the time being holding office constitutes a quorum.</w:t>
      </w:r>
    </w:p>
    <w:p w:rsidR="00DF436B" w:rsidRPr="00E71251" w:rsidRDefault="00DF436B" w:rsidP="00DF436B">
      <w:pPr>
        <w:pStyle w:val="ActHead5"/>
        <w:rPr>
          <w:kern w:val="0"/>
        </w:rPr>
      </w:pPr>
      <w:bookmarkStart w:id="67" w:name="_Toc178741223"/>
      <w:r w:rsidRPr="00E71251">
        <w:rPr>
          <w:rStyle w:val="CharSectno"/>
        </w:rPr>
        <w:t>54</w:t>
      </w:r>
      <w:r w:rsidRPr="00E71251">
        <w:rPr>
          <w:kern w:val="0"/>
        </w:rPr>
        <w:t xml:space="preserve">  Voting at meetings</w:t>
      </w:r>
      <w:bookmarkEnd w:id="67"/>
    </w:p>
    <w:p w:rsidR="00DF436B" w:rsidRPr="00E71251" w:rsidRDefault="00DF436B" w:rsidP="00DF436B">
      <w:pPr>
        <w:pStyle w:val="subsection"/>
      </w:pPr>
      <w:r w:rsidRPr="00E71251">
        <w:tab/>
        <w:t>(1)</w:t>
      </w:r>
      <w:r w:rsidRPr="00E71251">
        <w:tab/>
        <w:t>A question is decided by a majority of the votes of the members present and voting.</w:t>
      </w:r>
    </w:p>
    <w:p w:rsidR="00DF436B" w:rsidRPr="00E71251" w:rsidRDefault="00DF436B" w:rsidP="00DF436B">
      <w:pPr>
        <w:pStyle w:val="subsection"/>
      </w:pPr>
      <w:r w:rsidRPr="00E71251">
        <w:tab/>
        <w:t>(2)</w:t>
      </w:r>
      <w:r w:rsidRPr="00E71251">
        <w:tab/>
        <w:t>The person presiding at a meeting has a deliberative vote and, if necessary, also a casting vote.</w:t>
      </w:r>
    </w:p>
    <w:p w:rsidR="00DF436B" w:rsidRPr="00E71251" w:rsidRDefault="00DF436B" w:rsidP="00DF436B">
      <w:pPr>
        <w:pStyle w:val="notetext"/>
      </w:pPr>
      <w:r w:rsidRPr="00E71251">
        <w:t>Note:</w:t>
      </w:r>
      <w:r w:rsidRPr="00E71251">
        <w:tab/>
        <w:t>Subdivision B of Division</w:t>
      </w:r>
      <w:r w:rsidR="00E71251">
        <w:t> </w:t>
      </w:r>
      <w:r w:rsidRPr="00E71251">
        <w:t>4 of Part</w:t>
      </w:r>
      <w:r w:rsidR="00E71251">
        <w:t> </w:t>
      </w:r>
      <w:r w:rsidRPr="00E71251">
        <w:t xml:space="preserve">3 of the </w:t>
      </w:r>
      <w:r w:rsidRPr="00E71251">
        <w:rPr>
          <w:i/>
        </w:rPr>
        <w:t>Commonwealth Authorities and Companies Act 1997</w:t>
      </w:r>
      <w:r w:rsidRPr="00E71251">
        <w:t xml:space="preserve"> has rules for “directors” about disclosing, and voting on matters involving, material personal interests.</w:t>
      </w:r>
    </w:p>
    <w:p w:rsidR="00DF436B" w:rsidRPr="00E71251" w:rsidRDefault="00DF436B" w:rsidP="00DF436B">
      <w:pPr>
        <w:pStyle w:val="ActHead5"/>
      </w:pPr>
      <w:bookmarkStart w:id="68" w:name="_Toc178741224"/>
      <w:r w:rsidRPr="00E71251">
        <w:rPr>
          <w:rStyle w:val="CharSectno"/>
        </w:rPr>
        <w:t>54A</w:t>
      </w:r>
      <w:r w:rsidRPr="00E71251">
        <w:t xml:space="preserve">  Minutes of meetings</w:t>
      </w:r>
      <w:bookmarkEnd w:id="68"/>
    </w:p>
    <w:p w:rsidR="00DF436B" w:rsidRPr="00E71251" w:rsidRDefault="00DF436B" w:rsidP="00DF436B">
      <w:pPr>
        <w:pStyle w:val="subsection"/>
      </w:pPr>
      <w:r w:rsidRPr="00E71251">
        <w:tab/>
        <w:t>(1)</w:t>
      </w:r>
      <w:r w:rsidRPr="00E71251">
        <w:tab/>
        <w:t>The Trust must keep minutes of its meetings.</w:t>
      </w:r>
    </w:p>
    <w:p w:rsidR="00DF436B" w:rsidRPr="00E71251" w:rsidRDefault="00DF436B" w:rsidP="00DF436B">
      <w:pPr>
        <w:pStyle w:val="subsection"/>
      </w:pPr>
      <w:r w:rsidRPr="00E71251">
        <w:tab/>
        <w:t>(2)</w:t>
      </w:r>
      <w:r w:rsidRPr="00E71251">
        <w:tab/>
        <w:t>The reasons why the Chair called an urgent meeting under subsection 50(3) must be recorded in the minutes.</w:t>
      </w:r>
    </w:p>
    <w:p w:rsidR="00DF436B" w:rsidRPr="00E71251" w:rsidRDefault="00DF436B" w:rsidP="00DF436B">
      <w:pPr>
        <w:pStyle w:val="subsection"/>
      </w:pPr>
      <w:r w:rsidRPr="00E71251">
        <w:tab/>
        <w:t>(3)</w:t>
      </w:r>
      <w:r w:rsidRPr="00E71251">
        <w:tab/>
        <w:t>The name of each person who moves or seconds a motion must be recorded in the minutes.</w:t>
      </w:r>
    </w:p>
    <w:p w:rsidR="00DF436B" w:rsidRPr="00E71251" w:rsidRDefault="00DF436B" w:rsidP="00DF436B">
      <w:pPr>
        <w:pStyle w:val="subsection"/>
      </w:pPr>
      <w:r w:rsidRPr="00E71251">
        <w:tab/>
        <w:t>(4)</w:t>
      </w:r>
      <w:r w:rsidRPr="00E71251">
        <w:tab/>
        <w:t>The minutes must be made publicly available:</w:t>
      </w:r>
    </w:p>
    <w:p w:rsidR="00DF436B" w:rsidRPr="00E71251" w:rsidRDefault="00DF436B" w:rsidP="00DF436B">
      <w:pPr>
        <w:pStyle w:val="paragraph"/>
      </w:pPr>
      <w:r w:rsidRPr="00E71251">
        <w:tab/>
        <w:t>(a)</w:t>
      </w:r>
      <w:r w:rsidRPr="00E71251">
        <w:tab/>
        <w:t>by electronic means; and</w:t>
      </w:r>
    </w:p>
    <w:p w:rsidR="00DF436B" w:rsidRPr="00E71251" w:rsidRDefault="00DF436B" w:rsidP="00DF436B">
      <w:pPr>
        <w:pStyle w:val="paragraph"/>
      </w:pPr>
      <w:r w:rsidRPr="00E71251">
        <w:tab/>
        <w:t>(b)</w:t>
      </w:r>
      <w:r w:rsidRPr="00E71251">
        <w:tab/>
        <w:t>for inspection at an office of the Trust.</w:t>
      </w:r>
    </w:p>
    <w:p w:rsidR="00DF436B" w:rsidRPr="00E71251" w:rsidRDefault="00DF436B" w:rsidP="00DF436B">
      <w:pPr>
        <w:pStyle w:val="ActHead5"/>
        <w:rPr>
          <w:kern w:val="0"/>
        </w:rPr>
      </w:pPr>
      <w:bookmarkStart w:id="69" w:name="_Toc178741225"/>
      <w:r w:rsidRPr="00E71251">
        <w:rPr>
          <w:rStyle w:val="CharSectno"/>
        </w:rPr>
        <w:t>55</w:t>
      </w:r>
      <w:r w:rsidRPr="00E71251">
        <w:rPr>
          <w:kern w:val="0"/>
        </w:rPr>
        <w:t xml:space="preserve">  Conduct of meetings</w:t>
      </w:r>
      <w:bookmarkEnd w:id="69"/>
    </w:p>
    <w:p w:rsidR="00DF436B" w:rsidRPr="00E71251" w:rsidRDefault="00DF436B" w:rsidP="00DF436B">
      <w:pPr>
        <w:pStyle w:val="subsection"/>
      </w:pPr>
      <w:r w:rsidRPr="00E71251">
        <w:tab/>
      </w:r>
      <w:r w:rsidRPr="00E71251">
        <w:tab/>
        <w:t>The Trust may, subject to this Part, conduct proceedings at its meetings in accordance with a written code of meeting practice.</w:t>
      </w:r>
    </w:p>
    <w:p w:rsidR="00DF436B" w:rsidRPr="00E71251" w:rsidRDefault="00DF436B" w:rsidP="00DF436B">
      <w:pPr>
        <w:pStyle w:val="ActHead5"/>
        <w:rPr>
          <w:kern w:val="0"/>
        </w:rPr>
      </w:pPr>
      <w:bookmarkStart w:id="70" w:name="_Toc178741226"/>
      <w:r w:rsidRPr="00E71251">
        <w:rPr>
          <w:rStyle w:val="CharSectno"/>
        </w:rPr>
        <w:t>56</w:t>
      </w:r>
      <w:r w:rsidRPr="00E71251">
        <w:rPr>
          <w:kern w:val="0"/>
        </w:rPr>
        <w:t xml:space="preserve">  Resolutions without meetings</w:t>
      </w:r>
      <w:bookmarkEnd w:id="70"/>
    </w:p>
    <w:p w:rsidR="00DF436B" w:rsidRPr="00E71251" w:rsidRDefault="00DF436B" w:rsidP="00DF436B">
      <w:pPr>
        <w:pStyle w:val="subsection"/>
      </w:pPr>
      <w:r w:rsidRPr="00E71251">
        <w:tab/>
      </w:r>
      <w:r w:rsidRPr="00E71251">
        <w:tab/>
        <w:t>If the Trust so determines, a resolution is taken to have been passed at a meeting of the Trust if:</w:t>
      </w:r>
    </w:p>
    <w:p w:rsidR="00DF436B" w:rsidRPr="00E71251" w:rsidRDefault="00DF436B" w:rsidP="00DF436B">
      <w:pPr>
        <w:pStyle w:val="paragraph"/>
      </w:pPr>
      <w:r w:rsidRPr="00E71251">
        <w:tab/>
        <w:t>(a)</w:t>
      </w:r>
      <w:r w:rsidRPr="00E71251">
        <w:tab/>
        <w:t>without meeting, a majority of the members indicate agreement with the resolution in accordance with the method determined by the Trust; and</w:t>
      </w:r>
    </w:p>
    <w:p w:rsidR="00DF436B" w:rsidRPr="00E71251" w:rsidRDefault="00DF436B" w:rsidP="00DF436B">
      <w:pPr>
        <w:pStyle w:val="paragraph"/>
      </w:pPr>
      <w:r w:rsidRPr="00E71251">
        <w:tab/>
        <w:t>(b)</w:t>
      </w:r>
      <w:r w:rsidRPr="00E71251">
        <w:tab/>
        <w:t>that majority would have constituted a quorum at a meeting of the Trust.</w:t>
      </w:r>
    </w:p>
    <w:p w:rsidR="00DF436B" w:rsidRPr="00E71251" w:rsidRDefault="00DF436B" w:rsidP="00DF436B">
      <w:pPr>
        <w:pStyle w:val="PageBreak"/>
      </w:pPr>
      <w:r w:rsidRPr="00E71251">
        <w:br w:type="page"/>
      </w:r>
    </w:p>
    <w:p w:rsidR="00DF436B" w:rsidRPr="00E71251" w:rsidRDefault="00DF436B" w:rsidP="00DF436B">
      <w:pPr>
        <w:pStyle w:val="ActHead2"/>
      </w:pPr>
      <w:bookmarkStart w:id="71" w:name="_Toc178741227"/>
      <w:r w:rsidRPr="00E71251">
        <w:rPr>
          <w:rStyle w:val="CharPartNo"/>
        </w:rPr>
        <w:t>Part</w:t>
      </w:r>
      <w:r w:rsidR="00E71251">
        <w:rPr>
          <w:rStyle w:val="CharPartNo"/>
        </w:rPr>
        <w:t> </w:t>
      </w:r>
      <w:r w:rsidRPr="00E71251">
        <w:rPr>
          <w:rStyle w:val="CharPartNo"/>
        </w:rPr>
        <w:t>8</w:t>
      </w:r>
      <w:r w:rsidRPr="00E71251">
        <w:t>—</w:t>
      </w:r>
      <w:r w:rsidRPr="00E71251">
        <w:rPr>
          <w:rStyle w:val="CharPartText"/>
        </w:rPr>
        <w:t>Advisory committees</w:t>
      </w:r>
      <w:bookmarkEnd w:id="71"/>
    </w:p>
    <w:p w:rsidR="00DF436B" w:rsidRPr="00E71251" w:rsidRDefault="00DF436B" w:rsidP="00DF436B">
      <w:pPr>
        <w:pStyle w:val="Header"/>
      </w:pPr>
      <w:r w:rsidRPr="00E71251">
        <w:rPr>
          <w:rStyle w:val="CharDivNo"/>
        </w:rPr>
        <w:t xml:space="preserve"> </w:t>
      </w:r>
      <w:r w:rsidRPr="00E71251">
        <w:rPr>
          <w:rStyle w:val="CharDivText"/>
        </w:rPr>
        <w:t xml:space="preserve"> </w:t>
      </w:r>
    </w:p>
    <w:p w:rsidR="00DF436B" w:rsidRPr="00E71251" w:rsidRDefault="00DF436B" w:rsidP="00DF436B">
      <w:pPr>
        <w:pStyle w:val="ActHead5"/>
      </w:pPr>
      <w:bookmarkStart w:id="72" w:name="_Toc178741228"/>
      <w:r w:rsidRPr="00E71251">
        <w:rPr>
          <w:rStyle w:val="CharSectno"/>
        </w:rPr>
        <w:t>57</w:t>
      </w:r>
      <w:r w:rsidRPr="00E71251">
        <w:t xml:space="preserve">  Community advisory committees</w:t>
      </w:r>
      <w:bookmarkEnd w:id="72"/>
    </w:p>
    <w:p w:rsidR="00DF436B" w:rsidRPr="00E71251" w:rsidRDefault="00DF436B" w:rsidP="00DF436B">
      <w:pPr>
        <w:pStyle w:val="subsection"/>
      </w:pPr>
      <w:r w:rsidRPr="00E71251">
        <w:tab/>
        <w:t>(1)</w:t>
      </w:r>
      <w:r w:rsidRPr="00E71251">
        <w:tab/>
        <w:t>The Trust must, by writing, establish a community advisory committee in respect of each plan area.</w:t>
      </w:r>
    </w:p>
    <w:p w:rsidR="00DF436B" w:rsidRPr="00E71251" w:rsidRDefault="00DF436B" w:rsidP="00DF436B">
      <w:pPr>
        <w:pStyle w:val="subsection"/>
      </w:pPr>
      <w:r w:rsidRPr="00E71251">
        <w:tab/>
        <w:t>(2)</w:t>
      </w:r>
      <w:r w:rsidRPr="00E71251">
        <w:tab/>
        <w:t xml:space="preserve">The function of each committee is to provide advice or recommendations to the Trust on matters determined under </w:t>
      </w:r>
      <w:r w:rsidR="00E71251">
        <w:t>subsection (</w:t>
      </w:r>
      <w:r w:rsidRPr="00E71251">
        <w:t>6) relating to the relevant plan area.</w:t>
      </w:r>
    </w:p>
    <w:p w:rsidR="00DF436B" w:rsidRPr="00E71251" w:rsidRDefault="00DF436B" w:rsidP="00DF436B">
      <w:pPr>
        <w:pStyle w:val="subsection"/>
      </w:pPr>
      <w:r w:rsidRPr="00E71251">
        <w:tab/>
        <w:t>(3)</w:t>
      </w:r>
      <w:r w:rsidRPr="00E71251">
        <w:tab/>
        <w:t>In providing that advice or making those recommendations, each committee must consider:</w:t>
      </w:r>
    </w:p>
    <w:p w:rsidR="00DF436B" w:rsidRPr="00E71251" w:rsidRDefault="00DF436B" w:rsidP="00DF436B">
      <w:pPr>
        <w:pStyle w:val="paragraph"/>
      </w:pPr>
      <w:r w:rsidRPr="00E71251">
        <w:tab/>
        <w:t>(a)</w:t>
      </w:r>
      <w:r w:rsidRPr="00E71251">
        <w:tab/>
        <w:t xml:space="preserve">the relevant plan area in the context of the </w:t>
      </w:r>
      <w:smartTag w:uri="urn:schemas-microsoft-com:office:smarttags" w:element="place">
        <w:smartTag w:uri="urn:schemas-microsoft-com:office:smarttags" w:element="PlaceName">
          <w:r w:rsidRPr="00E71251">
            <w:t>Sydney</w:t>
          </w:r>
        </w:smartTag>
        <w:r w:rsidRPr="00E71251">
          <w:t xml:space="preserve"> </w:t>
        </w:r>
        <w:smartTag w:uri="urn:schemas-microsoft-com:office:smarttags" w:element="PlaceName">
          <w:r w:rsidRPr="00E71251">
            <w:t>Harbour</w:t>
          </w:r>
        </w:smartTag>
      </w:smartTag>
      <w:r w:rsidRPr="00E71251">
        <w:t xml:space="preserve"> region; and</w:t>
      </w:r>
    </w:p>
    <w:p w:rsidR="00DF436B" w:rsidRPr="00E71251" w:rsidRDefault="00DF436B" w:rsidP="00DF436B">
      <w:pPr>
        <w:pStyle w:val="paragraph"/>
      </w:pPr>
      <w:r w:rsidRPr="00E71251">
        <w:tab/>
        <w:t>(b)</w:t>
      </w:r>
      <w:r w:rsidRPr="00E71251">
        <w:tab/>
        <w:t>the objects of the Trust and the other provisions of this Act.</w:t>
      </w:r>
    </w:p>
    <w:p w:rsidR="00DF436B" w:rsidRPr="00E71251" w:rsidRDefault="00DF436B" w:rsidP="00DF436B">
      <w:pPr>
        <w:pStyle w:val="subsection"/>
      </w:pPr>
      <w:r w:rsidRPr="00E71251">
        <w:tab/>
        <w:t>(4)</w:t>
      </w:r>
      <w:r w:rsidRPr="00E71251">
        <w:tab/>
        <w:t>Each committee consists of:</w:t>
      </w:r>
    </w:p>
    <w:p w:rsidR="00DF436B" w:rsidRPr="00E71251" w:rsidRDefault="00DF436B" w:rsidP="00DF436B">
      <w:pPr>
        <w:pStyle w:val="paragraph"/>
      </w:pPr>
      <w:r w:rsidRPr="00E71251">
        <w:tab/>
        <w:t>(a)</w:t>
      </w:r>
      <w:r w:rsidRPr="00E71251">
        <w:tab/>
        <w:t>one or more representatives, appointed by the Trust, of the local community and of affected councils; and</w:t>
      </w:r>
    </w:p>
    <w:p w:rsidR="00DF436B" w:rsidRPr="00E71251" w:rsidRDefault="00DF436B" w:rsidP="00DF436B">
      <w:pPr>
        <w:pStyle w:val="paragraph"/>
      </w:pPr>
      <w:r w:rsidRPr="00E71251">
        <w:tab/>
        <w:t>(b)</w:t>
      </w:r>
      <w:r w:rsidRPr="00E71251">
        <w:tab/>
        <w:t>any other person appointed by the Trust.</w:t>
      </w:r>
    </w:p>
    <w:p w:rsidR="00DF436B" w:rsidRPr="00E71251" w:rsidRDefault="00DF436B" w:rsidP="00DF436B">
      <w:pPr>
        <w:pStyle w:val="subsection"/>
      </w:pPr>
      <w:r w:rsidRPr="00E71251">
        <w:tab/>
        <w:t>(5)</w:t>
      </w:r>
      <w:r w:rsidRPr="00E71251">
        <w:tab/>
        <w:t>A member holds office for the period specified by the Trust. The period must not exceed 3 years.</w:t>
      </w:r>
    </w:p>
    <w:p w:rsidR="00DF436B" w:rsidRPr="00E71251" w:rsidRDefault="00DF436B" w:rsidP="00DF436B">
      <w:pPr>
        <w:pStyle w:val="subsection"/>
      </w:pPr>
      <w:r w:rsidRPr="00E71251">
        <w:tab/>
        <w:t>(6)</w:t>
      </w:r>
      <w:r w:rsidRPr="00E71251">
        <w:tab/>
        <w:t>The Trust must, after consulting a committee, give written directions to the committee on:</w:t>
      </w:r>
    </w:p>
    <w:p w:rsidR="00DF436B" w:rsidRPr="00E71251" w:rsidRDefault="00DF436B" w:rsidP="00DF436B">
      <w:pPr>
        <w:pStyle w:val="paragraph"/>
      </w:pPr>
      <w:r w:rsidRPr="00E71251">
        <w:tab/>
        <w:t>(a)</w:t>
      </w:r>
      <w:r w:rsidRPr="00E71251">
        <w:tab/>
        <w:t xml:space="preserve">matters in relation to which the committee is to give advice and recommendations under </w:t>
      </w:r>
      <w:r w:rsidR="00E71251">
        <w:t>subsection (</w:t>
      </w:r>
      <w:r w:rsidRPr="00E71251">
        <w:t>2); and</w:t>
      </w:r>
    </w:p>
    <w:p w:rsidR="00DF436B" w:rsidRPr="00E71251" w:rsidRDefault="00DF436B" w:rsidP="00DF436B">
      <w:pPr>
        <w:pStyle w:val="paragraph"/>
      </w:pPr>
      <w:r w:rsidRPr="00E71251">
        <w:tab/>
        <w:t>(b)</w:t>
      </w:r>
      <w:r w:rsidRPr="00E71251">
        <w:tab/>
        <w:t>the way in which the committee is to carry out its function; and</w:t>
      </w:r>
    </w:p>
    <w:p w:rsidR="00DF436B" w:rsidRPr="00E71251" w:rsidRDefault="00DF436B" w:rsidP="00DF436B">
      <w:pPr>
        <w:pStyle w:val="paragraph"/>
      </w:pPr>
      <w:r w:rsidRPr="00E71251">
        <w:tab/>
        <w:t>(c)</w:t>
      </w:r>
      <w:r w:rsidRPr="00E71251">
        <w:tab/>
        <w:t>procedures to be followed in relation to the meetings of the committee.</w:t>
      </w:r>
    </w:p>
    <w:p w:rsidR="00DF436B" w:rsidRPr="00E71251" w:rsidRDefault="00DF436B" w:rsidP="00DF436B">
      <w:pPr>
        <w:pStyle w:val="ActHead5"/>
      </w:pPr>
      <w:bookmarkStart w:id="73" w:name="_Toc178741229"/>
      <w:r w:rsidRPr="00E71251">
        <w:rPr>
          <w:rStyle w:val="CharSectno"/>
        </w:rPr>
        <w:t>57A</w:t>
      </w:r>
      <w:r w:rsidRPr="00E71251">
        <w:t xml:space="preserve">  The Trust’s obligations to community advisory committees</w:t>
      </w:r>
      <w:bookmarkEnd w:id="73"/>
    </w:p>
    <w:p w:rsidR="00DF436B" w:rsidRPr="00E71251" w:rsidRDefault="00DF436B" w:rsidP="00DF436B">
      <w:pPr>
        <w:pStyle w:val="subsection"/>
      </w:pPr>
      <w:r w:rsidRPr="00E71251">
        <w:tab/>
        <w:t>(1)</w:t>
      </w:r>
      <w:r w:rsidRPr="00E71251">
        <w:tab/>
        <w:t>The Trust must provide each community advisory committee with documents and information relevant to matters on which the committee is to give advice or recommendations.</w:t>
      </w:r>
    </w:p>
    <w:p w:rsidR="00DF436B" w:rsidRPr="00E71251" w:rsidRDefault="00DF436B" w:rsidP="00DF436B">
      <w:pPr>
        <w:pStyle w:val="subsection"/>
      </w:pPr>
      <w:r w:rsidRPr="00E71251">
        <w:tab/>
        <w:t>(2)</w:t>
      </w:r>
      <w:r w:rsidRPr="00E71251">
        <w:tab/>
        <w:t>In making decisions or taking action in respect of a plan area, the Trust must consider any advice or recommendation of the relevant committee.</w:t>
      </w:r>
    </w:p>
    <w:p w:rsidR="00DF436B" w:rsidRPr="00E71251" w:rsidRDefault="00DF436B" w:rsidP="00DF436B">
      <w:pPr>
        <w:pStyle w:val="ActHead5"/>
      </w:pPr>
      <w:bookmarkStart w:id="74" w:name="_Toc178741230"/>
      <w:r w:rsidRPr="00E71251">
        <w:rPr>
          <w:rStyle w:val="CharSectno"/>
        </w:rPr>
        <w:t>58</w:t>
      </w:r>
      <w:r w:rsidRPr="00E71251">
        <w:t xml:space="preserve">  Technical advisory committees</w:t>
      </w:r>
      <w:bookmarkEnd w:id="74"/>
    </w:p>
    <w:p w:rsidR="00DF436B" w:rsidRPr="00E71251" w:rsidRDefault="00DF436B" w:rsidP="00DF436B">
      <w:pPr>
        <w:pStyle w:val="subsection"/>
      </w:pPr>
      <w:r w:rsidRPr="00E71251">
        <w:tab/>
        <w:t>(1)</w:t>
      </w:r>
      <w:r w:rsidRPr="00E71251">
        <w:tab/>
        <w:t>The Trust may establish one or more technical advisory committees.</w:t>
      </w:r>
    </w:p>
    <w:p w:rsidR="00DF436B" w:rsidRPr="00E71251" w:rsidRDefault="00DF436B" w:rsidP="00DF436B">
      <w:pPr>
        <w:pStyle w:val="subsection"/>
      </w:pPr>
      <w:r w:rsidRPr="00E71251">
        <w:tab/>
        <w:t>(2)</w:t>
      </w:r>
      <w:r w:rsidRPr="00E71251">
        <w:tab/>
        <w:t>The function of a committee is to provide advice and recommendations on any or all of the following matters:</w:t>
      </w:r>
    </w:p>
    <w:p w:rsidR="00DF436B" w:rsidRPr="00E71251" w:rsidRDefault="00DF436B" w:rsidP="00DF436B">
      <w:pPr>
        <w:pStyle w:val="paragraph"/>
      </w:pPr>
      <w:r w:rsidRPr="00E71251">
        <w:tab/>
        <w:t>(a)</w:t>
      </w:r>
      <w:r w:rsidRPr="00E71251">
        <w:tab/>
        <w:t>environmental and heritage matters relating to plan areas;</w:t>
      </w:r>
    </w:p>
    <w:p w:rsidR="00DF436B" w:rsidRPr="00E71251" w:rsidRDefault="00DF436B" w:rsidP="00DF436B">
      <w:pPr>
        <w:pStyle w:val="paragraph"/>
      </w:pPr>
      <w:r w:rsidRPr="00E71251">
        <w:tab/>
        <w:t>(b)</w:t>
      </w:r>
      <w:r w:rsidRPr="00E71251">
        <w:tab/>
        <w:t>rehabilitation and decontamination of plan areas;</w:t>
      </w:r>
    </w:p>
    <w:p w:rsidR="00DF436B" w:rsidRPr="00E71251" w:rsidRDefault="00DF436B" w:rsidP="00DF436B">
      <w:pPr>
        <w:pStyle w:val="paragraph"/>
      </w:pPr>
      <w:r w:rsidRPr="00E71251">
        <w:tab/>
        <w:t>(c)</w:t>
      </w:r>
      <w:r w:rsidRPr="00E71251">
        <w:tab/>
        <w:t>planning and management of plan areas;</w:t>
      </w:r>
    </w:p>
    <w:p w:rsidR="00DF436B" w:rsidRPr="00E71251" w:rsidRDefault="00DF436B" w:rsidP="00DF436B">
      <w:pPr>
        <w:pStyle w:val="paragraph"/>
      </w:pPr>
      <w:r w:rsidRPr="00E71251">
        <w:tab/>
        <w:t>(d)</w:t>
      </w:r>
      <w:r w:rsidRPr="00E71251">
        <w:tab/>
        <w:t>financial arrangements for plan areas.</w:t>
      </w:r>
    </w:p>
    <w:p w:rsidR="00DF436B" w:rsidRPr="00E71251" w:rsidRDefault="00DF436B" w:rsidP="00DF436B">
      <w:pPr>
        <w:pStyle w:val="subsection"/>
      </w:pPr>
      <w:r w:rsidRPr="00E71251">
        <w:tab/>
        <w:t>(3)</w:t>
      </w:r>
      <w:r w:rsidRPr="00E71251">
        <w:tab/>
        <w:t>In making decisions or taking action in respect of Trust land, the Trust must consider any relevant advice or recommendation of a committee.</w:t>
      </w:r>
    </w:p>
    <w:p w:rsidR="00DF436B" w:rsidRPr="00E71251" w:rsidRDefault="00DF436B" w:rsidP="00DF436B">
      <w:pPr>
        <w:pStyle w:val="subsection"/>
      </w:pPr>
      <w:r w:rsidRPr="00E71251">
        <w:tab/>
        <w:t>(4)</w:t>
      </w:r>
      <w:r w:rsidRPr="00E71251">
        <w:tab/>
        <w:t xml:space="preserve">Each committee consists of persons, appointed by the Trust from time to time, who have considerable qualifications or experience in relation to the matters mentioned in </w:t>
      </w:r>
      <w:r w:rsidR="00E71251">
        <w:t>subsection (</w:t>
      </w:r>
      <w:r w:rsidRPr="00E71251">
        <w:t>2).</w:t>
      </w:r>
    </w:p>
    <w:p w:rsidR="00DF436B" w:rsidRPr="00E71251" w:rsidRDefault="00DF436B" w:rsidP="00DF436B">
      <w:pPr>
        <w:pStyle w:val="subsection"/>
      </w:pPr>
      <w:r w:rsidRPr="00E71251">
        <w:tab/>
        <w:t>(5)</w:t>
      </w:r>
      <w:r w:rsidRPr="00E71251">
        <w:tab/>
        <w:t>The Trust may give a committee written directions as to:</w:t>
      </w:r>
    </w:p>
    <w:p w:rsidR="00DF436B" w:rsidRPr="00E71251" w:rsidRDefault="00DF436B" w:rsidP="00DF436B">
      <w:pPr>
        <w:pStyle w:val="paragraph"/>
      </w:pPr>
      <w:r w:rsidRPr="00E71251">
        <w:tab/>
        <w:t>(a)</w:t>
      </w:r>
      <w:r w:rsidRPr="00E71251">
        <w:tab/>
        <w:t>the way in which the committee is to carry out its functions; and</w:t>
      </w:r>
    </w:p>
    <w:p w:rsidR="00DF436B" w:rsidRPr="00E71251" w:rsidRDefault="00DF436B" w:rsidP="00DF436B">
      <w:pPr>
        <w:pStyle w:val="paragraph"/>
      </w:pPr>
      <w:r w:rsidRPr="00E71251">
        <w:tab/>
        <w:t>(b)</w:t>
      </w:r>
      <w:r w:rsidRPr="00E71251">
        <w:tab/>
        <w:t>procedures to be followed in relation to meetings.</w:t>
      </w:r>
    </w:p>
    <w:p w:rsidR="00DF436B" w:rsidRPr="00E71251" w:rsidRDefault="00DF436B" w:rsidP="00DF436B">
      <w:pPr>
        <w:pStyle w:val="PageBreak"/>
      </w:pPr>
      <w:r w:rsidRPr="00E71251">
        <w:br w:type="page"/>
      </w:r>
    </w:p>
    <w:p w:rsidR="00DF436B" w:rsidRPr="00E71251" w:rsidRDefault="00DF436B" w:rsidP="00DF436B">
      <w:pPr>
        <w:pStyle w:val="ActHead2"/>
      </w:pPr>
      <w:bookmarkStart w:id="75" w:name="_Toc178741231"/>
      <w:r w:rsidRPr="00E71251">
        <w:rPr>
          <w:rStyle w:val="CharPartNo"/>
        </w:rPr>
        <w:t>Part</w:t>
      </w:r>
      <w:r w:rsidR="00E71251">
        <w:rPr>
          <w:rStyle w:val="CharPartNo"/>
        </w:rPr>
        <w:t> </w:t>
      </w:r>
      <w:r w:rsidRPr="00E71251">
        <w:rPr>
          <w:rStyle w:val="CharPartNo"/>
        </w:rPr>
        <w:t>9</w:t>
      </w:r>
      <w:r w:rsidRPr="00E71251">
        <w:t>—</w:t>
      </w:r>
      <w:r w:rsidRPr="00E71251">
        <w:rPr>
          <w:rStyle w:val="CharPartText"/>
        </w:rPr>
        <w:t>Finance</w:t>
      </w:r>
      <w:bookmarkEnd w:id="75"/>
    </w:p>
    <w:p w:rsidR="00DF436B" w:rsidRPr="00E71251" w:rsidRDefault="00DF436B" w:rsidP="00DF436B">
      <w:pPr>
        <w:pStyle w:val="Header"/>
      </w:pPr>
      <w:r w:rsidRPr="00E71251">
        <w:rPr>
          <w:rStyle w:val="CharDivNo"/>
        </w:rPr>
        <w:t xml:space="preserve"> </w:t>
      </w:r>
      <w:r w:rsidRPr="00E71251">
        <w:rPr>
          <w:rStyle w:val="CharDivText"/>
        </w:rPr>
        <w:t xml:space="preserve"> </w:t>
      </w:r>
    </w:p>
    <w:p w:rsidR="00DF436B" w:rsidRPr="00E71251" w:rsidRDefault="00DF436B" w:rsidP="00DF436B">
      <w:pPr>
        <w:pStyle w:val="ActHead5"/>
      </w:pPr>
      <w:bookmarkStart w:id="76" w:name="_Toc178741232"/>
      <w:r w:rsidRPr="00E71251">
        <w:rPr>
          <w:rStyle w:val="CharSectno"/>
        </w:rPr>
        <w:t>59</w:t>
      </w:r>
      <w:r w:rsidRPr="00E71251">
        <w:t xml:space="preserve">  Appropriation of money</w:t>
      </w:r>
      <w:bookmarkEnd w:id="76"/>
    </w:p>
    <w:p w:rsidR="00DF436B" w:rsidRPr="00E71251" w:rsidRDefault="00DF436B" w:rsidP="00DF436B">
      <w:pPr>
        <w:pStyle w:val="subsection"/>
      </w:pPr>
      <w:r w:rsidRPr="00E71251">
        <w:tab/>
        <w:t>(1)</w:t>
      </w:r>
      <w:r w:rsidRPr="00E71251">
        <w:tab/>
        <w:t>There is payable to the Trust such money as is appropriated by the Parliament.</w:t>
      </w:r>
    </w:p>
    <w:p w:rsidR="00DF436B" w:rsidRPr="00E71251" w:rsidRDefault="00DF436B" w:rsidP="00DF436B">
      <w:pPr>
        <w:pStyle w:val="subsection"/>
      </w:pPr>
      <w:r w:rsidRPr="00E71251">
        <w:tab/>
        <w:t>(2)</w:t>
      </w:r>
      <w:r w:rsidRPr="00E71251">
        <w:tab/>
        <w:t xml:space="preserve">The Minister for Finance and Administration may give directions as to the amounts in which, and the times at which, money referred to in </w:t>
      </w:r>
      <w:r w:rsidR="00E71251">
        <w:t>subsection (</w:t>
      </w:r>
      <w:r w:rsidRPr="00E71251">
        <w:t>1) is to be paid to the Trust.</w:t>
      </w:r>
    </w:p>
    <w:p w:rsidR="00DF436B" w:rsidRPr="00E71251" w:rsidRDefault="00DF436B" w:rsidP="00DF436B">
      <w:pPr>
        <w:pStyle w:val="ActHead5"/>
      </w:pPr>
      <w:bookmarkStart w:id="77" w:name="_Toc178741233"/>
      <w:r w:rsidRPr="00E71251">
        <w:rPr>
          <w:rStyle w:val="CharSectno"/>
        </w:rPr>
        <w:t>60</w:t>
      </w:r>
      <w:r w:rsidRPr="00E71251">
        <w:t xml:space="preserve">  Application of money</w:t>
      </w:r>
      <w:bookmarkEnd w:id="77"/>
    </w:p>
    <w:p w:rsidR="00DF436B" w:rsidRPr="00E71251" w:rsidRDefault="00DF436B" w:rsidP="00DF436B">
      <w:pPr>
        <w:pStyle w:val="subsection"/>
      </w:pPr>
      <w:r w:rsidRPr="00E71251">
        <w:tab/>
        <w:t>(1)</w:t>
      </w:r>
      <w:r w:rsidRPr="00E71251">
        <w:tab/>
        <w:t>The Trust’s money is to be applied only:</w:t>
      </w:r>
    </w:p>
    <w:p w:rsidR="00DF436B" w:rsidRPr="00E71251" w:rsidRDefault="00DF436B" w:rsidP="00DF436B">
      <w:pPr>
        <w:pStyle w:val="paragraph"/>
      </w:pPr>
      <w:r w:rsidRPr="00E71251">
        <w:tab/>
        <w:t>(a)</w:t>
      </w:r>
      <w:r w:rsidRPr="00E71251">
        <w:tab/>
        <w:t>in payment or discharge of the expenses, charges, obligations and liabilities incurred or undertaken by the Trust in the performance of its functions and the exercise of its powers; and</w:t>
      </w:r>
    </w:p>
    <w:p w:rsidR="00DF436B" w:rsidRPr="00E71251" w:rsidRDefault="00DF436B" w:rsidP="00DF436B">
      <w:pPr>
        <w:pStyle w:val="paragraph"/>
      </w:pPr>
      <w:r w:rsidRPr="00E71251">
        <w:tab/>
        <w:t>(b)</w:t>
      </w:r>
      <w:r w:rsidRPr="00E71251">
        <w:tab/>
        <w:t>in payment or discharge of the liability imposed under section</w:t>
      </w:r>
      <w:r w:rsidR="00E71251">
        <w:t> </w:t>
      </w:r>
      <w:r w:rsidRPr="00E71251">
        <w:t>61; and</w:t>
      </w:r>
    </w:p>
    <w:p w:rsidR="00DF436B" w:rsidRPr="00E71251" w:rsidRDefault="00DF436B" w:rsidP="00DF436B">
      <w:pPr>
        <w:pStyle w:val="paragraph"/>
      </w:pPr>
      <w:r w:rsidRPr="00E71251">
        <w:tab/>
        <w:t>(c)</w:t>
      </w:r>
      <w:r w:rsidRPr="00E71251">
        <w:tab/>
        <w:t>in payment of remuneration and allowances payable under this Act.</w:t>
      </w:r>
    </w:p>
    <w:p w:rsidR="00DF436B" w:rsidRPr="00E71251" w:rsidRDefault="00DF436B" w:rsidP="00DF436B">
      <w:pPr>
        <w:pStyle w:val="subsection"/>
      </w:pPr>
      <w:r w:rsidRPr="00E71251">
        <w:tab/>
        <w:t>(2)</w:t>
      </w:r>
      <w:r w:rsidRPr="00E71251">
        <w:tab/>
      </w:r>
      <w:r w:rsidR="00E71251">
        <w:t>Subsection (</w:t>
      </w:r>
      <w:r w:rsidRPr="00E71251">
        <w:t>1) does not prevent investment of surplus money of the Trust under section</w:t>
      </w:r>
      <w:r w:rsidR="00E71251">
        <w:t> </w:t>
      </w:r>
      <w:r w:rsidRPr="00E71251">
        <w:t xml:space="preserve">18 of the </w:t>
      </w:r>
      <w:r w:rsidRPr="00E71251">
        <w:rPr>
          <w:i/>
        </w:rPr>
        <w:t>Commonwealth Authorities and Companies Act 1997</w:t>
      </w:r>
      <w:r w:rsidRPr="00E71251">
        <w:t>.</w:t>
      </w:r>
    </w:p>
    <w:p w:rsidR="00DF436B" w:rsidRPr="00E71251" w:rsidRDefault="00DF436B" w:rsidP="00DF436B">
      <w:pPr>
        <w:pStyle w:val="ActHead5"/>
      </w:pPr>
      <w:bookmarkStart w:id="78" w:name="_Toc178741234"/>
      <w:r w:rsidRPr="00E71251">
        <w:rPr>
          <w:rStyle w:val="CharSectno"/>
        </w:rPr>
        <w:t>61</w:t>
      </w:r>
      <w:r w:rsidRPr="00E71251">
        <w:t xml:space="preserve">  Interim Trust costs etc.</w:t>
      </w:r>
      <w:bookmarkEnd w:id="78"/>
    </w:p>
    <w:p w:rsidR="00DF436B" w:rsidRPr="00E71251" w:rsidRDefault="00DF436B" w:rsidP="00DF436B">
      <w:pPr>
        <w:pStyle w:val="subsection"/>
      </w:pPr>
      <w:r w:rsidRPr="00E71251">
        <w:tab/>
        <w:t>(1)</w:t>
      </w:r>
      <w:r w:rsidRPr="00E71251">
        <w:tab/>
        <w:t>If, whether before or after the commencement of this Act, the Commonwealth incurs costs or liabilities in respect of the interim Trust, then the Sydney Harbour Federation Trust must pay to the Commonwealth an amount equal to those costs or liabilities.</w:t>
      </w:r>
    </w:p>
    <w:p w:rsidR="00DF436B" w:rsidRPr="00E71251" w:rsidRDefault="00DF436B" w:rsidP="00DF436B">
      <w:pPr>
        <w:pStyle w:val="subsection"/>
      </w:pPr>
      <w:r w:rsidRPr="00E71251">
        <w:tab/>
        <w:t>(2)</w:t>
      </w:r>
      <w:r w:rsidRPr="00E71251">
        <w:tab/>
        <w:t>The amount may be recovered by the Commonwealth as a debt due to the Commonwealth in a court of competent jurisdiction.</w:t>
      </w:r>
    </w:p>
    <w:p w:rsidR="00DF436B" w:rsidRPr="00E71251" w:rsidRDefault="00DF436B" w:rsidP="00DF436B">
      <w:pPr>
        <w:pStyle w:val="ActHead5"/>
      </w:pPr>
      <w:bookmarkStart w:id="79" w:name="_Toc178741235"/>
      <w:r w:rsidRPr="00E71251">
        <w:rPr>
          <w:rStyle w:val="CharSectno"/>
        </w:rPr>
        <w:t>62</w:t>
      </w:r>
      <w:r w:rsidRPr="00E71251">
        <w:t xml:space="preserve">  Borrowing</w:t>
      </w:r>
      <w:bookmarkEnd w:id="79"/>
    </w:p>
    <w:p w:rsidR="00DF436B" w:rsidRPr="00E71251" w:rsidRDefault="00DF436B" w:rsidP="00DF436B">
      <w:pPr>
        <w:pStyle w:val="subsection"/>
      </w:pPr>
      <w:r w:rsidRPr="00E71251">
        <w:tab/>
        <w:t>(1)</w:t>
      </w:r>
      <w:r w:rsidRPr="00E71251">
        <w:tab/>
        <w:t>The Trust may, with the approval of the Finance Minister, borrow money from the Commonwealth or persons other than the Commonwealth on terms and conditions that are specified in, or are consistent with, the approval.</w:t>
      </w:r>
    </w:p>
    <w:p w:rsidR="00DF436B" w:rsidRPr="00E71251" w:rsidRDefault="00DF436B" w:rsidP="00DF436B">
      <w:pPr>
        <w:pStyle w:val="subsection"/>
      </w:pPr>
      <w:r w:rsidRPr="00E71251">
        <w:tab/>
        <w:t>(2)</w:t>
      </w:r>
      <w:r w:rsidRPr="00E71251">
        <w:tab/>
        <w:t xml:space="preserve">The Finance Minister may, by written instrument, delegate any of the Finance Minister’s powers or functions under this section to an official (within the meaning of the </w:t>
      </w:r>
      <w:r w:rsidRPr="00E71251">
        <w:rPr>
          <w:i/>
        </w:rPr>
        <w:t>Financial Management and Accountability Act 1997</w:t>
      </w:r>
      <w:r w:rsidRPr="00E71251">
        <w:t>). In exercising powers or functions under a delegation, the official must comply with any directions of the Finance Minister.</w:t>
      </w:r>
    </w:p>
    <w:p w:rsidR="00DF436B" w:rsidRPr="00E71251" w:rsidRDefault="00DF436B" w:rsidP="00DF436B">
      <w:pPr>
        <w:pStyle w:val="subsection"/>
      </w:pPr>
      <w:r w:rsidRPr="00E71251">
        <w:tab/>
        <w:t>(3)</w:t>
      </w:r>
      <w:r w:rsidRPr="00E71251">
        <w:tab/>
        <w:t>In this section:</w:t>
      </w:r>
    </w:p>
    <w:p w:rsidR="00DF436B" w:rsidRPr="00E71251" w:rsidRDefault="00DF436B" w:rsidP="00DF436B">
      <w:pPr>
        <w:pStyle w:val="Definition"/>
      </w:pPr>
      <w:r w:rsidRPr="00E71251">
        <w:rPr>
          <w:b/>
          <w:i/>
        </w:rPr>
        <w:t>Finance Minister</w:t>
      </w:r>
      <w:r w:rsidRPr="00E71251">
        <w:t xml:space="preserve"> means the Minister who administers the </w:t>
      </w:r>
      <w:r w:rsidRPr="00E71251">
        <w:rPr>
          <w:i/>
        </w:rPr>
        <w:t>Financial Management and Accountability Act 1997</w:t>
      </w:r>
      <w:r w:rsidRPr="00E71251">
        <w:t>.</w:t>
      </w:r>
    </w:p>
    <w:p w:rsidR="00DF436B" w:rsidRPr="00E71251" w:rsidRDefault="00DF436B" w:rsidP="00DF436B">
      <w:pPr>
        <w:pStyle w:val="ActHead5"/>
      </w:pPr>
      <w:bookmarkStart w:id="80" w:name="_Toc178741236"/>
      <w:r w:rsidRPr="00E71251">
        <w:rPr>
          <w:rStyle w:val="CharSectno"/>
        </w:rPr>
        <w:t>63</w:t>
      </w:r>
      <w:r w:rsidRPr="00E71251">
        <w:t xml:space="preserve">  Trust may give security</w:t>
      </w:r>
      <w:bookmarkEnd w:id="80"/>
    </w:p>
    <w:p w:rsidR="00DF436B" w:rsidRPr="00E71251" w:rsidRDefault="00DF436B" w:rsidP="00DF436B">
      <w:pPr>
        <w:pStyle w:val="subsection"/>
      </w:pPr>
      <w:r w:rsidRPr="00E71251">
        <w:tab/>
        <w:t>(1)</w:t>
      </w:r>
      <w:r w:rsidRPr="00E71251">
        <w:tab/>
        <w:t>The Trust must not give security over any land mentioned in Schedule</w:t>
      </w:r>
      <w:r w:rsidR="00E71251">
        <w:t> </w:t>
      </w:r>
      <w:r w:rsidRPr="00E71251">
        <w:t>1.</w:t>
      </w:r>
    </w:p>
    <w:p w:rsidR="00DF436B" w:rsidRPr="00E71251" w:rsidRDefault="00DF436B" w:rsidP="00DF436B">
      <w:pPr>
        <w:pStyle w:val="subsection"/>
      </w:pPr>
      <w:r w:rsidRPr="00E71251">
        <w:tab/>
        <w:t>(2)</w:t>
      </w:r>
      <w:r w:rsidRPr="00E71251">
        <w:tab/>
        <w:t>However, the Trust may give security over:</w:t>
      </w:r>
    </w:p>
    <w:p w:rsidR="00DF436B" w:rsidRPr="00E71251" w:rsidRDefault="00DF436B" w:rsidP="00DF436B">
      <w:pPr>
        <w:pStyle w:val="paragraph"/>
      </w:pPr>
      <w:r w:rsidRPr="00E71251">
        <w:tab/>
        <w:t>(a)</w:t>
      </w:r>
      <w:r w:rsidRPr="00E71251">
        <w:tab/>
        <w:t>the whole or any part of any other Trust land that is identified as suitable for sale in a plan approved under Part</w:t>
      </w:r>
      <w:r w:rsidR="00E71251">
        <w:t> </w:t>
      </w:r>
      <w:r w:rsidRPr="00E71251">
        <w:t>5; or</w:t>
      </w:r>
    </w:p>
    <w:p w:rsidR="00DF436B" w:rsidRPr="00E71251" w:rsidRDefault="00DF436B" w:rsidP="00DF436B">
      <w:pPr>
        <w:pStyle w:val="paragraph"/>
      </w:pPr>
      <w:r w:rsidRPr="00E71251">
        <w:tab/>
        <w:t>(b)</w:t>
      </w:r>
      <w:r w:rsidRPr="00E71251">
        <w:tab/>
        <w:t>any other assets;</w:t>
      </w:r>
    </w:p>
    <w:p w:rsidR="00DF436B" w:rsidRPr="00E71251" w:rsidRDefault="00DF436B" w:rsidP="00DF436B">
      <w:pPr>
        <w:pStyle w:val="subsection2"/>
      </w:pPr>
      <w:r w:rsidRPr="00E71251">
        <w:t>for:</w:t>
      </w:r>
    </w:p>
    <w:p w:rsidR="00DF436B" w:rsidRPr="00E71251" w:rsidRDefault="00DF436B" w:rsidP="00DF436B">
      <w:pPr>
        <w:pStyle w:val="paragraph"/>
      </w:pPr>
      <w:r w:rsidRPr="00E71251">
        <w:tab/>
        <w:t>(c)</w:t>
      </w:r>
      <w:r w:rsidRPr="00E71251">
        <w:tab/>
        <w:t>the repayment by the Trust of money borrowed by the Trust under section</w:t>
      </w:r>
      <w:r w:rsidR="00E71251">
        <w:t> </w:t>
      </w:r>
      <w:r w:rsidRPr="00E71251">
        <w:t>62 and the payment by the Trust of interest (including any compound interest) on that money; or</w:t>
      </w:r>
    </w:p>
    <w:p w:rsidR="00DF436B" w:rsidRPr="00E71251" w:rsidRDefault="00DF436B" w:rsidP="00DF436B">
      <w:pPr>
        <w:pStyle w:val="paragraph"/>
      </w:pPr>
      <w:r w:rsidRPr="00E71251">
        <w:tab/>
        <w:t>(d)</w:t>
      </w:r>
      <w:r w:rsidRPr="00E71251">
        <w:tab/>
        <w:t>the payment by the Trust of amounts (including any interest) that the Trust is liable to pay with respect to money raised by the Trust under paragraph 8(2)(i).</w:t>
      </w:r>
    </w:p>
    <w:p w:rsidR="00DF436B" w:rsidRPr="00E71251" w:rsidRDefault="00DF436B" w:rsidP="00DF436B">
      <w:pPr>
        <w:pStyle w:val="ActHead5"/>
      </w:pPr>
      <w:bookmarkStart w:id="81" w:name="_Toc178741237"/>
      <w:r w:rsidRPr="00E71251">
        <w:rPr>
          <w:rStyle w:val="CharSectno"/>
        </w:rPr>
        <w:t>64</w:t>
      </w:r>
      <w:r w:rsidRPr="00E71251">
        <w:t xml:space="preserve">  Contracts</w:t>
      </w:r>
      <w:bookmarkEnd w:id="81"/>
    </w:p>
    <w:p w:rsidR="00DF436B" w:rsidRPr="00E71251" w:rsidRDefault="00DF436B" w:rsidP="00DF436B">
      <w:pPr>
        <w:pStyle w:val="subsection"/>
      </w:pPr>
      <w:r w:rsidRPr="00E71251">
        <w:tab/>
        <w:t>(1)</w:t>
      </w:r>
      <w:r w:rsidRPr="00E71251">
        <w:tab/>
        <w:t>The Trust must not, except with the Minister’s written approval:</w:t>
      </w:r>
    </w:p>
    <w:p w:rsidR="00DF436B" w:rsidRPr="00E71251" w:rsidRDefault="00DF436B" w:rsidP="00DF436B">
      <w:pPr>
        <w:pStyle w:val="paragraph"/>
      </w:pPr>
      <w:r w:rsidRPr="00E71251">
        <w:tab/>
        <w:t>(a)</w:t>
      </w:r>
      <w:r w:rsidRPr="00E71251">
        <w:tab/>
        <w:t>enter into a contract involving the payment or receipt by the Trust of an amount exceeding $1,000,000; or</w:t>
      </w:r>
    </w:p>
    <w:p w:rsidR="00DF436B" w:rsidRPr="00E71251" w:rsidRDefault="00DF436B" w:rsidP="00DF436B">
      <w:pPr>
        <w:pStyle w:val="paragraph"/>
      </w:pPr>
      <w:r w:rsidRPr="00E71251">
        <w:tab/>
        <w:t>(b)</w:t>
      </w:r>
      <w:r w:rsidRPr="00E71251">
        <w:tab/>
        <w:t xml:space="preserve">enter into a lease or licence of Trust land for a period that ends after the end of </w:t>
      </w:r>
      <w:smartTag w:uri="urn:schemas-microsoft-com:office:smarttags" w:element="date">
        <w:smartTagPr>
          <w:attr w:name="Month" w:val="9"/>
          <w:attr w:name="Day" w:val="19"/>
          <w:attr w:name="Year" w:val="2033"/>
        </w:smartTagPr>
        <w:r w:rsidR="00C62F62">
          <w:t>19 September 2033</w:t>
        </w:r>
      </w:smartTag>
      <w:r w:rsidRPr="00E71251">
        <w:t>.</w:t>
      </w:r>
    </w:p>
    <w:p w:rsidR="00C62F62" w:rsidRDefault="00C62F62" w:rsidP="00C62F62">
      <w:pPr>
        <w:pStyle w:val="notepara"/>
      </w:pPr>
      <w:r>
        <w:t>Note:</w:t>
      </w:r>
      <w:r>
        <w:tab/>
        <w:t xml:space="preserve">This Act commenced on </w:t>
      </w:r>
      <w:smartTag w:uri="urn:schemas-microsoft-com:office:smarttags" w:element="date">
        <w:smartTagPr>
          <w:attr w:name="Month" w:val="9"/>
          <w:attr w:name="Day" w:val="20"/>
          <w:attr w:name="Year" w:val="2001"/>
        </w:smartTagPr>
        <w:r>
          <w:t>20 September 2001</w:t>
        </w:r>
      </w:smartTag>
      <w:r>
        <w:t>.</w:t>
      </w:r>
    </w:p>
    <w:p w:rsidR="00DF436B" w:rsidRPr="00E71251" w:rsidRDefault="00DF436B" w:rsidP="00DF436B">
      <w:pPr>
        <w:pStyle w:val="subsection"/>
      </w:pPr>
      <w:r w:rsidRPr="00E71251">
        <w:tab/>
        <w:t>(2)</w:t>
      </w:r>
      <w:r w:rsidRPr="00E71251">
        <w:tab/>
      </w:r>
      <w:r w:rsidR="00E71251">
        <w:t>Paragraph (</w:t>
      </w:r>
      <w:r w:rsidRPr="00E71251">
        <w:t>1)(a) does not apply to the investment of money by the Trust in accordance with section</w:t>
      </w:r>
      <w:r w:rsidR="00E71251">
        <w:t> </w:t>
      </w:r>
      <w:r w:rsidRPr="00E71251">
        <w:t xml:space="preserve">18 of the </w:t>
      </w:r>
      <w:r w:rsidRPr="00E71251">
        <w:rPr>
          <w:i/>
        </w:rPr>
        <w:t>Commonwealth Authorities and Companies Act 1997</w:t>
      </w:r>
      <w:r w:rsidRPr="00E71251">
        <w:t>.</w:t>
      </w:r>
    </w:p>
    <w:p w:rsidR="00DF436B" w:rsidRPr="00E71251" w:rsidRDefault="00DF436B" w:rsidP="00DF436B">
      <w:pPr>
        <w:pStyle w:val="ActHead5"/>
      </w:pPr>
      <w:bookmarkStart w:id="82" w:name="_Toc178741238"/>
      <w:r w:rsidRPr="00E71251">
        <w:rPr>
          <w:rStyle w:val="CharSectno"/>
        </w:rPr>
        <w:t>64A</w:t>
      </w:r>
      <w:r w:rsidRPr="00E71251">
        <w:t xml:space="preserve">  Leases over 25 years</w:t>
      </w:r>
      <w:bookmarkEnd w:id="82"/>
    </w:p>
    <w:p w:rsidR="00DF436B" w:rsidRPr="00E71251" w:rsidRDefault="00DF436B" w:rsidP="00DF436B">
      <w:pPr>
        <w:pStyle w:val="subsection"/>
      </w:pPr>
      <w:r w:rsidRPr="00E71251">
        <w:tab/>
        <w:t>(1)</w:t>
      </w:r>
      <w:r w:rsidRPr="00E71251">
        <w:tab/>
        <w:t>In addition to the requirement in section</w:t>
      </w:r>
      <w:r w:rsidR="00E71251">
        <w:t> </w:t>
      </w:r>
      <w:r w:rsidRPr="00E71251">
        <w:t>64, before entering into a lease or licence over Trust land for a period of longer than 25 years, the Trust must determine, in writing, the proposed terms and conditions of the lease or licence.</w:t>
      </w:r>
    </w:p>
    <w:p w:rsidR="00DF436B" w:rsidRPr="00E71251" w:rsidRDefault="00DF436B" w:rsidP="00DF436B">
      <w:pPr>
        <w:pStyle w:val="subsection"/>
      </w:pPr>
      <w:r w:rsidRPr="00E71251">
        <w:tab/>
        <w:t>(2)</w:t>
      </w:r>
      <w:r w:rsidRPr="00E71251">
        <w:tab/>
        <w:t>The determination is a disallowable instrument for the purposes of section</w:t>
      </w:r>
      <w:r w:rsidR="00E71251">
        <w:t> </w:t>
      </w:r>
      <w:r w:rsidRPr="00E71251">
        <w:t xml:space="preserve">46A of the </w:t>
      </w:r>
      <w:r w:rsidRPr="00E71251">
        <w:rPr>
          <w:i/>
        </w:rPr>
        <w:t>Acts Interpretation Act 1901.</w:t>
      </w:r>
    </w:p>
    <w:p w:rsidR="00DF436B" w:rsidRPr="00E71251" w:rsidRDefault="00DF436B" w:rsidP="00DF436B">
      <w:pPr>
        <w:pStyle w:val="subsection"/>
      </w:pPr>
      <w:r w:rsidRPr="00E71251">
        <w:tab/>
        <w:t>(3)</w:t>
      </w:r>
      <w:r w:rsidRPr="00E71251">
        <w:tab/>
        <w:t>The terms and conditions of the lease or licence must accord with the determination.</w:t>
      </w:r>
    </w:p>
    <w:p w:rsidR="00DF436B" w:rsidRPr="00E71251" w:rsidRDefault="00DF436B" w:rsidP="00DF436B">
      <w:pPr>
        <w:pStyle w:val="ActHead5"/>
      </w:pPr>
      <w:bookmarkStart w:id="83" w:name="_Toc178741239"/>
      <w:r w:rsidRPr="00E71251">
        <w:rPr>
          <w:rStyle w:val="CharSectno"/>
        </w:rPr>
        <w:t>65</w:t>
      </w:r>
      <w:r w:rsidRPr="00E71251">
        <w:t xml:space="preserve">  Liability to taxation</w:t>
      </w:r>
      <w:bookmarkEnd w:id="83"/>
    </w:p>
    <w:p w:rsidR="00DF436B" w:rsidRPr="00E71251" w:rsidRDefault="00DF436B" w:rsidP="00DF436B">
      <w:pPr>
        <w:pStyle w:val="subsection"/>
      </w:pPr>
      <w:r w:rsidRPr="00E71251">
        <w:tab/>
      </w:r>
      <w:r w:rsidRPr="00E71251">
        <w:tab/>
        <w:t>The Trust is not subject to taxation under a law of the Commonwealth or of a State or a Territory.</w:t>
      </w:r>
    </w:p>
    <w:p w:rsidR="00DF436B" w:rsidRPr="00E71251" w:rsidRDefault="00DF436B" w:rsidP="00DF436B">
      <w:pPr>
        <w:pStyle w:val="PageBreak"/>
      </w:pPr>
      <w:r w:rsidRPr="00E71251">
        <w:br w:type="page"/>
      </w:r>
    </w:p>
    <w:p w:rsidR="00DF436B" w:rsidRPr="00E71251" w:rsidRDefault="00DF436B" w:rsidP="00DF436B">
      <w:pPr>
        <w:pStyle w:val="ActHead2"/>
      </w:pPr>
      <w:bookmarkStart w:id="84" w:name="_Toc178741240"/>
      <w:r w:rsidRPr="00E71251">
        <w:rPr>
          <w:rStyle w:val="CharPartNo"/>
        </w:rPr>
        <w:t>Part</w:t>
      </w:r>
      <w:r w:rsidR="00E71251">
        <w:rPr>
          <w:rStyle w:val="CharPartNo"/>
        </w:rPr>
        <w:t> </w:t>
      </w:r>
      <w:r w:rsidRPr="00E71251">
        <w:rPr>
          <w:rStyle w:val="CharPartNo"/>
        </w:rPr>
        <w:t>10</w:t>
      </w:r>
      <w:r w:rsidRPr="00E71251">
        <w:t>—</w:t>
      </w:r>
      <w:r w:rsidRPr="00E71251">
        <w:rPr>
          <w:rStyle w:val="CharPartText"/>
        </w:rPr>
        <w:t>Repeal of this Act</w:t>
      </w:r>
      <w:bookmarkEnd w:id="84"/>
    </w:p>
    <w:p w:rsidR="00DF436B" w:rsidRPr="00E71251" w:rsidRDefault="00DF436B" w:rsidP="00DF436B">
      <w:pPr>
        <w:pStyle w:val="Header"/>
      </w:pPr>
      <w:r w:rsidRPr="00E71251">
        <w:rPr>
          <w:rStyle w:val="CharDivNo"/>
        </w:rPr>
        <w:t xml:space="preserve"> </w:t>
      </w:r>
      <w:r w:rsidRPr="00E71251">
        <w:rPr>
          <w:rStyle w:val="CharDivText"/>
        </w:rPr>
        <w:t xml:space="preserve"> </w:t>
      </w:r>
    </w:p>
    <w:p w:rsidR="00DF436B" w:rsidRPr="00E71251" w:rsidRDefault="00DF436B" w:rsidP="00DF436B">
      <w:pPr>
        <w:pStyle w:val="ActHead5"/>
      </w:pPr>
      <w:bookmarkStart w:id="85" w:name="_Toc178741241"/>
      <w:r w:rsidRPr="00E71251">
        <w:rPr>
          <w:rStyle w:val="CharSectno"/>
        </w:rPr>
        <w:t>66</w:t>
      </w:r>
      <w:r w:rsidRPr="00E71251">
        <w:t xml:space="preserve">  Repeal of this Act</w:t>
      </w:r>
      <w:r w:rsidR="00E454F9" w:rsidRPr="009978F8">
        <w:rPr>
          <w:b w:val="0"/>
          <w:sz w:val="18"/>
          <w:szCs w:val="18"/>
        </w:rPr>
        <w:t xml:space="preserve"> [</w:t>
      </w:r>
      <w:r w:rsidR="00E454F9" w:rsidRPr="009978F8">
        <w:rPr>
          <w:b w:val="0"/>
          <w:i/>
          <w:sz w:val="18"/>
          <w:szCs w:val="18"/>
        </w:rPr>
        <w:t>see</w:t>
      </w:r>
      <w:r w:rsidR="00E454F9" w:rsidRPr="009978F8">
        <w:rPr>
          <w:b w:val="0"/>
          <w:sz w:val="18"/>
          <w:szCs w:val="18"/>
        </w:rPr>
        <w:t xml:space="preserve"> Note 1]</w:t>
      </w:r>
      <w:bookmarkEnd w:id="85"/>
    </w:p>
    <w:p w:rsidR="00DF436B" w:rsidRPr="00E71251" w:rsidRDefault="00DF436B" w:rsidP="00DF436B">
      <w:pPr>
        <w:pStyle w:val="subsection"/>
      </w:pPr>
      <w:r w:rsidRPr="00E71251">
        <w:tab/>
        <w:t>(1)</w:t>
      </w:r>
      <w:r w:rsidRPr="00E71251">
        <w:tab/>
        <w:t xml:space="preserve">As soon as practicable after the end of </w:t>
      </w:r>
      <w:smartTag w:uri="urn:schemas-microsoft-com:office:smarttags" w:element="date">
        <w:smartTagPr>
          <w:attr w:name="Month" w:val="9"/>
          <w:attr w:name="Day" w:val="19"/>
          <w:attr w:name="Year" w:val="2033"/>
        </w:smartTagPr>
        <w:r w:rsidR="00C62F62">
          <w:t>19 September 2033</w:t>
        </w:r>
      </w:smartTag>
      <w:r w:rsidRPr="00E71251">
        <w:t xml:space="preserve">, the Minister must, by notice published in the </w:t>
      </w:r>
      <w:r w:rsidRPr="00E71251">
        <w:rPr>
          <w:i/>
        </w:rPr>
        <w:t>Gazette</w:t>
      </w:r>
      <w:r w:rsidRPr="00E71251">
        <w:t>, specify a day on which this Act is to be repealed.</w:t>
      </w:r>
    </w:p>
    <w:p w:rsidR="00C62F62" w:rsidRDefault="00C62F62" w:rsidP="00C62F62">
      <w:pPr>
        <w:pStyle w:val="notetext"/>
      </w:pPr>
      <w:r>
        <w:t>Note:</w:t>
      </w:r>
      <w:r>
        <w:tab/>
        <w:t xml:space="preserve">This Act commenced on </w:t>
      </w:r>
      <w:smartTag w:uri="urn:schemas-microsoft-com:office:smarttags" w:element="date">
        <w:smartTagPr>
          <w:attr w:name="Month" w:val="9"/>
          <w:attr w:name="Day" w:val="20"/>
          <w:attr w:name="Year" w:val="2001"/>
        </w:smartTagPr>
        <w:r>
          <w:t>20 September 2001</w:t>
        </w:r>
      </w:smartTag>
      <w:r>
        <w:t>.</w:t>
      </w:r>
    </w:p>
    <w:p w:rsidR="00DF436B" w:rsidRPr="00E71251" w:rsidRDefault="00DF436B" w:rsidP="00DF436B">
      <w:pPr>
        <w:pStyle w:val="subsection"/>
      </w:pPr>
      <w:r w:rsidRPr="00E71251">
        <w:tab/>
        <w:t>(2)</w:t>
      </w:r>
      <w:r w:rsidRPr="00E71251">
        <w:tab/>
        <w:t>This Act is repealed at the beginning of that day.</w:t>
      </w:r>
    </w:p>
    <w:p w:rsidR="00DF436B" w:rsidRPr="00E71251" w:rsidRDefault="00DF436B" w:rsidP="00DF436B">
      <w:pPr>
        <w:pStyle w:val="ActHead5"/>
      </w:pPr>
      <w:bookmarkStart w:id="86" w:name="_Toc178741242"/>
      <w:r w:rsidRPr="00E71251">
        <w:rPr>
          <w:rStyle w:val="CharSectno"/>
        </w:rPr>
        <w:t>67</w:t>
      </w:r>
      <w:r w:rsidRPr="00E71251">
        <w:t xml:space="preserve">  Transfer of assets</w:t>
      </w:r>
      <w:bookmarkEnd w:id="86"/>
    </w:p>
    <w:p w:rsidR="00DF436B" w:rsidRPr="00E71251" w:rsidRDefault="00DF436B" w:rsidP="00DF436B">
      <w:pPr>
        <w:pStyle w:val="subsection"/>
      </w:pPr>
      <w:r w:rsidRPr="00E71251">
        <w:tab/>
        <w:t>(1)</w:t>
      </w:r>
      <w:r w:rsidRPr="00E71251">
        <w:tab/>
        <w:t>The Minister may, by writing, make any or all of the following declarations:</w:t>
      </w:r>
    </w:p>
    <w:p w:rsidR="00DF436B" w:rsidRPr="00E71251" w:rsidRDefault="00DF436B" w:rsidP="00DF436B">
      <w:pPr>
        <w:pStyle w:val="paragraph"/>
      </w:pPr>
      <w:r w:rsidRPr="00E71251">
        <w:tab/>
        <w:t>(a)</w:t>
      </w:r>
      <w:r w:rsidRPr="00E71251">
        <w:tab/>
        <w:t>a declaration that a specified asset vests in a specified person immediately before the repeal time without any conveyance, transfer or assignment;</w:t>
      </w:r>
    </w:p>
    <w:p w:rsidR="00DF436B" w:rsidRPr="00E71251" w:rsidRDefault="00DF436B" w:rsidP="00DF436B">
      <w:pPr>
        <w:pStyle w:val="paragraph"/>
      </w:pPr>
      <w:r w:rsidRPr="00E71251">
        <w:tab/>
        <w:t>(b)</w:t>
      </w:r>
      <w:r w:rsidRPr="00E71251">
        <w:tab/>
        <w:t>a declaration that a specified instrument relating to a specified asset continues to have effect after the asset vests in the specified person as if a reference in the instrument to the Trust were a reference to the person;</w:t>
      </w:r>
    </w:p>
    <w:p w:rsidR="00DF436B" w:rsidRPr="00E71251" w:rsidRDefault="00DF436B" w:rsidP="00DF436B">
      <w:pPr>
        <w:pStyle w:val="paragraph"/>
      </w:pPr>
      <w:r w:rsidRPr="00E71251">
        <w:tab/>
        <w:t>(c)</w:t>
      </w:r>
      <w:r w:rsidRPr="00E71251">
        <w:tab/>
        <w:t>a declaration that the specified person becomes the Trust’s successor in law in relation to a specified asset immediately after the asset vests in the person.</w:t>
      </w:r>
    </w:p>
    <w:p w:rsidR="00DF436B" w:rsidRPr="00E71251" w:rsidRDefault="00DF436B" w:rsidP="00DF436B">
      <w:pPr>
        <w:pStyle w:val="notetext"/>
      </w:pPr>
      <w:r w:rsidRPr="00E71251">
        <w:t>Note:</w:t>
      </w:r>
      <w:r w:rsidRPr="00E71251">
        <w:tab/>
        <w:t>An asset or instrument may be specified by name, by inclusion in a specified class or in any other way.</w:t>
      </w:r>
    </w:p>
    <w:p w:rsidR="00DF436B" w:rsidRPr="00E71251" w:rsidRDefault="00DF436B" w:rsidP="00DF436B">
      <w:pPr>
        <w:pStyle w:val="subsection"/>
      </w:pPr>
      <w:r w:rsidRPr="00E71251">
        <w:tab/>
        <w:t>(2)</w:t>
      </w:r>
      <w:r w:rsidRPr="00E71251">
        <w:tab/>
        <w:t xml:space="preserve">A declaration under </w:t>
      </w:r>
      <w:r w:rsidR="00E71251">
        <w:t>subsection (</w:t>
      </w:r>
      <w:r w:rsidRPr="00E71251">
        <w:t>1) has effect accordingly.</w:t>
      </w:r>
    </w:p>
    <w:p w:rsidR="00DF436B" w:rsidRPr="00E71251" w:rsidRDefault="00DF436B" w:rsidP="00DF436B">
      <w:pPr>
        <w:pStyle w:val="subsection"/>
      </w:pPr>
      <w:r w:rsidRPr="00E71251">
        <w:tab/>
        <w:t>(3)</w:t>
      </w:r>
      <w:r w:rsidRPr="00E71251">
        <w:tab/>
        <w:t xml:space="preserve">A copy of a declaration under </w:t>
      </w:r>
      <w:r w:rsidR="00E71251">
        <w:t>subsection (</w:t>
      </w:r>
      <w:r w:rsidRPr="00E71251">
        <w:t xml:space="preserve">1) is to be published in the </w:t>
      </w:r>
      <w:r w:rsidRPr="00E71251">
        <w:rPr>
          <w:i/>
        </w:rPr>
        <w:t>Gazette</w:t>
      </w:r>
      <w:r w:rsidRPr="00E71251">
        <w:t xml:space="preserve"> within 14 days after the making of the declaration.</w:t>
      </w:r>
    </w:p>
    <w:p w:rsidR="00DF436B" w:rsidRPr="00E71251" w:rsidRDefault="00DF436B" w:rsidP="00DF436B">
      <w:pPr>
        <w:pStyle w:val="subsection"/>
      </w:pPr>
      <w:r w:rsidRPr="00E71251">
        <w:tab/>
        <w:t>(4)</w:t>
      </w:r>
      <w:r w:rsidRPr="00E71251">
        <w:tab/>
      </w:r>
      <w:r w:rsidR="00E71251">
        <w:t>Subsection (</w:t>
      </w:r>
      <w:r w:rsidRPr="00E71251">
        <w:t>1) does not prevent the Trust from transferring an asset to a person otherwise than under that subsection.</w:t>
      </w:r>
    </w:p>
    <w:p w:rsidR="00DF436B" w:rsidRPr="00E71251" w:rsidRDefault="00DF436B" w:rsidP="00EE00C0">
      <w:pPr>
        <w:pStyle w:val="ActHead5"/>
      </w:pPr>
      <w:bookmarkStart w:id="87" w:name="_Toc178741243"/>
      <w:r w:rsidRPr="00E71251">
        <w:rPr>
          <w:rStyle w:val="CharSectno"/>
        </w:rPr>
        <w:t>68</w:t>
      </w:r>
      <w:r w:rsidRPr="00E71251">
        <w:t xml:space="preserve">  Transfer of liabilities</w:t>
      </w:r>
      <w:bookmarkEnd w:id="87"/>
    </w:p>
    <w:p w:rsidR="00DF436B" w:rsidRPr="00E71251" w:rsidRDefault="00DF436B" w:rsidP="00EE00C0">
      <w:pPr>
        <w:pStyle w:val="subsection"/>
        <w:keepNext/>
      </w:pPr>
      <w:r w:rsidRPr="00E71251">
        <w:tab/>
        <w:t>(1)</w:t>
      </w:r>
      <w:r w:rsidRPr="00E71251">
        <w:tab/>
        <w:t>The Minister may, by writing, make any or all of the following declarations:</w:t>
      </w:r>
    </w:p>
    <w:p w:rsidR="00DF436B" w:rsidRPr="00E71251" w:rsidRDefault="00DF436B" w:rsidP="00DF436B">
      <w:pPr>
        <w:pStyle w:val="paragraph"/>
      </w:pPr>
      <w:r w:rsidRPr="00E71251">
        <w:tab/>
        <w:t>(a)</w:t>
      </w:r>
      <w:r w:rsidRPr="00E71251">
        <w:tab/>
        <w:t>a declaration that a specified liability ceases to be a liability of the Trust and becomes a liability of the specified person immediately before the repeal time;</w:t>
      </w:r>
    </w:p>
    <w:p w:rsidR="00DF436B" w:rsidRPr="00E71251" w:rsidRDefault="00DF436B" w:rsidP="00DF436B">
      <w:pPr>
        <w:pStyle w:val="paragraph"/>
      </w:pPr>
      <w:r w:rsidRPr="00E71251">
        <w:tab/>
        <w:t>(b)</w:t>
      </w:r>
      <w:r w:rsidRPr="00E71251">
        <w:tab/>
        <w:t>a declaration that a specified instrument relating to a specified liability continues to have effect after the liability becomes a liability of the specified person as if a reference in the instrument to the Trust were a reference to the person;</w:t>
      </w:r>
    </w:p>
    <w:p w:rsidR="00DF436B" w:rsidRPr="00E71251" w:rsidRDefault="00DF436B" w:rsidP="00DF436B">
      <w:pPr>
        <w:pStyle w:val="paragraph"/>
      </w:pPr>
      <w:r w:rsidRPr="00E71251">
        <w:tab/>
        <w:t>(c)</w:t>
      </w:r>
      <w:r w:rsidRPr="00E71251">
        <w:tab/>
        <w:t>a declaration that the specified person becomes the Trust’s successor in law in relation to a specified liability immediately after the liability becomes a liability of the person.</w:t>
      </w:r>
    </w:p>
    <w:p w:rsidR="00DF436B" w:rsidRPr="00E71251" w:rsidRDefault="00DF436B" w:rsidP="00DF436B">
      <w:pPr>
        <w:pStyle w:val="notetext"/>
      </w:pPr>
      <w:r w:rsidRPr="00E71251">
        <w:t>Note:</w:t>
      </w:r>
      <w:r w:rsidRPr="00E71251">
        <w:tab/>
        <w:t>A liability or instrument may be specified by name, by inclusion in a specified class or in any other way.</w:t>
      </w:r>
    </w:p>
    <w:p w:rsidR="00DF436B" w:rsidRPr="00E71251" w:rsidRDefault="00DF436B" w:rsidP="00DF436B">
      <w:pPr>
        <w:pStyle w:val="subsection"/>
      </w:pPr>
      <w:r w:rsidRPr="00E71251">
        <w:tab/>
        <w:t>(2)</w:t>
      </w:r>
      <w:r w:rsidRPr="00E71251">
        <w:tab/>
        <w:t xml:space="preserve">A declaration under </w:t>
      </w:r>
      <w:r w:rsidR="00E71251">
        <w:t>subsection (</w:t>
      </w:r>
      <w:r w:rsidRPr="00E71251">
        <w:t>1) has effect accordingly.</w:t>
      </w:r>
    </w:p>
    <w:p w:rsidR="00DF436B" w:rsidRPr="00E71251" w:rsidRDefault="00DF436B" w:rsidP="00DF436B">
      <w:pPr>
        <w:pStyle w:val="subsection"/>
      </w:pPr>
      <w:r w:rsidRPr="00E71251">
        <w:tab/>
        <w:t>(3)</w:t>
      </w:r>
      <w:r w:rsidRPr="00E71251">
        <w:tab/>
        <w:t xml:space="preserve">A copy of a declaration under </w:t>
      </w:r>
      <w:r w:rsidR="00E71251">
        <w:t>subsection (</w:t>
      </w:r>
      <w:r w:rsidRPr="00E71251">
        <w:t xml:space="preserve">1) is to be published in the </w:t>
      </w:r>
      <w:r w:rsidRPr="00E71251">
        <w:rPr>
          <w:i/>
        </w:rPr>
        <w:t xml:space="preserve">Gazette </w:t>
      </w:r>
      <w:r w:rsidRPr="00E71251">
        <w:t>within 14 days after the making of the declaration.</w:t>
      </w:r>
    </w:p>
    <w:p w:rsidR="00DF436B" w:rsidRPr="00E71251" w:rsidRDefault="00DF436B" w:rsidP="00DF436B">
      <w:pPr>
        <w:pStyle w:val="subsection"/>
      </w:pPr>
      <w:r w:rsidRPr="00E71251">
        <w:tab/>
        <w:t>(4)</w:t>
      </w:r>
      <w:r w:rsidRPr="00E71251">
        <w:tab/>
      </w:r>
      <w:r w:rsidR="00E71251">
        <w:t>Subsection (</w:t>
      </w:r>
      <w:r w:rsidRPr="00E71251">
        <w:t>1) does not prevent the Trust from transferring a liability to a person otherwise than under that subsection.</w:t>
      </w:r>
    </w:p>
    <w:p w:rsidR="00DF436B" w:rsidRPr="00E71251" w:rsidRDefault="00DF436B" w:rsidP="00DF436B">
      <w:pPr>
        <w:pStyle w:val="ActHead5"/>
      </w:pPr>
      <w:bookmarkStart w:id="88" w:name="_Toc178741244"/>
      <w:r w:rsidRPr="00E71251">
        <w:rPr>
          <w:rStyle w:val="CharSectno"/>
        </w:rPr>
        <w:t>69</w:t>
      </w:r>
      <w:r w:rsidRPr="00E71251">
        <w:t xml:space="preserve">  Residual assets and liabilities</w:t>
      </w:r>
      <w:bookmarkEnd w:id="88"/>
    </w:p>
    <w:p w:rsidR="00DF436B" w:rsidRPr="00E71251" w:rsidRDefault="00DF436B" w:rsidP="00DF436B">
      <w:pPr>
        <w:pStyle w:val="subsection"/>
      </w:pPr>
      <w:r w:rsidRPr="00E71251">
        <w:tab/>
        <w:t>(1)</w:t>
      </w:r>
      <w:r w:rsidRPr="00E71251">
        <w:tab/>
        <w:t>Immediately before the repeal time, any residual assets and liabilities that have not been covered by a declaration under section</w:t>
      </w:r>
      <w:r w:rsidR="00E71251">
        <w:t> </w:t>
      </w:r>
      <w:r w:rsidRPr="00E71251">
        <w:t>67 or 68 vest in the Commonwealth.</w:t>
      </w:r>
    </w:p>
    <w:p w:rsidR="00DF436B" w:rsidRPr="00E71251" w:rsidRDefault="00DF436B" w:rsidP="00DF436B">
      <w:pPr>
        <w:pStyle w:val="subsection"/>
      </w:pPr>
      <w:r w:rsidRPr="00E71251">
        <w:tab/>
        <w:t>(2)</w:t>
      </w:r>
      <w:r w:rsidRPr="00E71251">
        <w:tab/>
        <w:t>Any instrument relating to such an asset or liability continues to have effect after the asset or liability vests in the Commonwealth as if a reference in the instrument to the Trust were a reference to the Commonwealth.</w:t>
      </w:r>
    </w:p>
    <w:p w:rsidR="00DF436B" w:rsidRPr="00E71251" w:rsidRDefault="00DF436B" w:rsidP="00DF436B">
      <w:pPr>
        <w:pStyle w:val="ActHead2"/>
      </w:pPr>
      <w:r w:rsidRPr="00E71251">
        <w:br w:type="page"/>
      </w:r>
      <w:bookmarkStart w:id="89" w:name="_Toc178741245"/>
      <w:r w:rsidRPr="00E71251">
        <w:rPr>
          <w:rStyle w:val="CharPartNo"/>
        </w:rPr>
        <w:t>Part</w:t>
      </w:r>
      <w:r w:rsidR="00E71251">
        <w:rPr>
          <w:rStyle w:val="CharPartNo"/>
        </w:rPr>
        <w:t> </w:t>
      </w:r>
      <w:r w:rsidRPr="00E71251">
        <w:rPr>
          <w:rStyle w:val="CharPartNo"/>
        </w:rPr>
        <w:t>11</w:t>
      </w:r>
      <w:r w:rsidRPr="00E71251">
        <w:t>—</w:t>
      </w:r>
      <w:r w:rsidRPr="00E71251">
        <w:rPr>
          <w:rStyle w:val="CharPartText"/>
        </w:rPr>
        <w:t>Miscellaneous</w:t>
      </w:r>
      <w:bookmarkEnd w:id="89"/>
    </w:p>
    <w:p w:rsidR="00DF436B" w:rsidRPr="00E71251" w:rsidRDefault="00DF436B" w:rsidP="00DF436B">
      <w:pPr>
        <w:pStyle w:val="Header"/>
      </w:pPr>
      <w:r w:rsidRPr="00E71251">
        <w:rPr>
          <w:rStyle w:val="CharDivNo"/>
        </w:rPr>
        <w:t xml:space="preserve"> </w:t>
      </w:r>
      <w:r w:rsidRPr="00E71251">
        <w:rPr>
          <w:rStyle w:val="CharDivText"/>
        </w:rPr>
        <w:t xml:space="preserve"> </w:t>
      </w:r>
    </w:p>
    <w:p w:rsidR="00DF436B" w:rsidRPr="00E71251" w:rsidRDefault="00DF436B" w:rsidP="00DF436B">
      <w:pPr>
        <w:pStyle w:val="ActHead5"/>
      </w:pPr>
      <w:bookmarkStart w:id="90" w:name="_Toc178741246"/>
      <w:r w:rsidRPr="00E71251">
        <w:rPr>
          <w:rStyle w:val="CharSectno"/>
        </w:rPr>
        <w:t>70</w:t>
      </w:r>
      <w:r w:rsidRPr="00E71251">
        <w:t xml:space="preserve">  Annual report</w:t>
      </w:r>
      <w:bookmarkEnd w:id="90"/>
    </w:p>
    <w:p w:rsidR="00DF436B" w:rsidRPr="00E71251" w:rsidRDefault="00DF436B" w:rsidP="00DF436B">
      <w:pPr>
        <w:pStyle w:val="subsection"/>
      </w:pPr>
      <w:r w:rsidRPr="00E71251">
        <w:tab/>
      </w:r>
      <w:r w:rsidRPr="00E71251">
        <w:tab/>
        <w:t>The annual report on the Trust under section</w:t>
      </w:r>
      <w:r w:rsidR="00E71251">
        <w:t> </w:t>
      </w:r>
      <w:r w:rsidRPr="00E71251">
        <w:t xml:space="preserve">9 of the </w:t>
      </w:r>
      <w:r w:rsidRPr="00E71251">
        <w:rPr>
          <w:i/>
        </w:rPr>
        <w:t xml:space="preserve">Commonwealth Authorities and Companies Act 1997 </w:t>
      </w:r>
      <w:r w:rsidRPr="00E71251">
        <w:t>must also include:</w:t>
      </w:r>
    </w:p>
    <w:p w:rsidR="00DF436B" w:rsidRPr="00E71251" w:rsidRDefault="00DF436B" w:rsidP="00DF436B">
      <w:pPr>
        <w:pStyle w:val="paragraph"/>
      </w:pPr>
      <w:r w:rsidRPr="00E71251">
        <w:tab/>
        <w:t>(a)</w:t>
      </w:r>
      <w:r w:rsidRPr="00E71251">
        <w:tab/>
        <w:t>a description of the condition of plan areas at the end of the period to which the report relates; and</w:t>
      </w:r>
    </w:p>
    <w:p w:rsidR="00DF436B" w:rsidRPr="00E71251" w:rsidRDefault="00DF436B" w:rsidP="00DF436B">
      <w:pPr>
        <w:pStyle w:val="paragraph"/>
      </w:pPr>
      <w:r w:rsidRPr="00E71251">
        <w:tab/>
        <w:t>(b)</w:t>
      </w:r>
      <w:r w:rsidRPr="00E71251">
        <w:tab/>
        <w:t>the text of all directions, and reasons for directions, given by the Minister to the Trust under section</w:t>
      </w:r>
      <w:r w:rsidR="00E71251">
        <w:t> </w:t>
      </w:r>
      <w:r w:rsidRPr="00E71251">
        <w:t>9 during the period to which the report relates.</w:t>
      </w:r>
    </w:p>
    <w:p w:rsidR="00DF436B" w:rsidRPr="00E71251" w:rsidRDefault="00DF436B" w:rsidP="00DF436B">
      <w:pPr>
        <w:pStyle w:val="ActHead5"/>
      </w:pPr>
      <w:bookmarkStart w:id="91" w:name="_Toc178741247"/>
      <w:r w:rsidRPr="00E71251">
        <w:rPr>
          <w:rStyle w:val="CharSectno"/>
        </w:rPr>
        <w:t>70A</w:t>
      </w:r>
      <w:r w:rsidRPr="00E71251">
        <w:t xml:space="preserve">  Fees for documents</w:t>
      </w:r>
      <w:bookmarkEnd w:id="91"/>
    </w:p>
    <w:p w:rsidR="00DF436B" w:rsidRPr="00E71251" w:rsidRDefault="00DF436B" w:rsidP="00DF436B">
      <w:pPr>
        <w:pStyle w:val="subsection"/>
      </w:pPr>
      <w:r w:rsidRPr="00E71251">
        <w:tab/>
      </w:r>
      <w:r w:rsidRPr="00E71251">
        <w:tab/>
        <w:t>The Trust may charge a reasonable fee for copies of the following documents:</w:t>
      </w:r>
    </w:p>
    <w:p w:rsidR="00DF436B" w:rsidRPr="00E71251" w:rsidRDefault="00DF436B" w:rsidP="00DF436B">
      <w:pPr>
        <w:pStyle w:val="paragraph"/>
      </w:pPr>
      <w:r w:rsidRPr="00E71251">
        <w:tab/>
        <w:t>(a)</w:t>
      </w:r>
      <w:r w:rsidRPr="00E71251">
        <w:tab/>
        <w:t>draft plans and plans approved under Part</w:t>
      </w:r>
      <w:r w:rsidR="00E71251">
        <w:t> </w:t>
      </w:r>
      <w:r w:rsidRPr="00E71251">
        <w:t>5;</w:t>
      </w:r>
    </w:p>
    <w:p w:rsidR="00DF436B" w:rsidRPr="00E71251" w:rsidRDefault="00DF436B" w:rsidP="00DF436B">
      <w:pPr>
        <w:pStyle w:val="paragraph"/>
      </w:pPr>
      <w:r w:rsidRPr="00E71251">
        <w:tab/>
        <w:t>(b)</w:t>
      </w:r>
      <w:r w:rsidRPr="00E71251">
        <w:tab/>
        <w:t>submissions made under Part</w:t>
      </w:r>
      <w:r w:rsidR="00E71251">
        <w:t> </w:t>
      </w:r>
      <w:r w:rsidRPr="00E71251">
        <w:t>5 on:</w:t>
      </w:r>
    </w:p>
    <w:p w:rsidR="00DF436B" w:rsidRPr="00E71251" w:rsidRDefault="00DF436B" w:rsidP="00DF436B">
      <w:pPr>
        <w:pStyle w:val="paragraphsub"/>
      </w:pPr>
      <w:r w:rsidRPr="00E71251">
        <w:tab/>
        <w:t>(i)</w:t>
      </w:r>
      <w:r w:rsidRPr="00E71251">
        <w:tab/>
        <w:t>proposals to prepare draft plans; and</w:t>
      </w:r>
    </w:p>
    <w:p w:rsidR="00DF436B" w:rsidRPr="00E71251" w:rsidRDefault="00DF436B" w:rsidP="00DF436B">
      <w:pPr>
        <w:pStyle w:val="paragraphsub"/>
      </w:pPr>
      <w:r w:rsidRPr="00E71251">
        <w:tab/>
        <w:t>(ii)</w:t>
      </w:r>
      <w:r w:rsidRPr="00E71251">
        <w:tab/>
        <w:t xml:space="preserve">draft plans; and </w:t>
      </w:r>
    </w:p>
    <w:p w:rsidR="00DF436B" w:rsidRPr="00E71251" w:rsidRDefault="00DF436B" w:rsidP="00DF436B">
      <w:pPr>
        <w:pStyle w:val="paragraphsub"/>
      </w:pPr>
      <w:r w:rsidRPr="00E71251">
        <w:tab/>
        <w:t>(iii)</w:t>
      </w:r>
      <w:r w:rsidRPr="00E71251">
        <w:tab/>
        <w:t>amendments to draft plans;</w:t>
      </w:r>
    </w:p>
    <w:p w:rsidR="00DF436B" w:rsidRPr="00E71251" w:rsidRDefault="00DF436B" w:rsidP="00DF436B">
      <w:pPr>
        <w:pStyle w:val="paragraph"/>
      </w:pPr>
      <w:r w:rsidRPr="00E71251">
        <w:tab/>
        <w:t>(c)</w:t>
      </w:r>
      <w:r w:rsidRPr="00E71251">
        <w:tab/>
        <w:t>any other documents made available by the Trust.</w:t>
      </w:r>
    </w:p>
    <w:p w:rsidR="00DF436B" w:rsidRPr="00E71251" w:rsidRDefault="00DF436B" w:rsidP="00DF436B">
      <w:pPr>
        <w:pStyle w:val="ActHead5"/>
      </w:pPr>
      <w:bookmarkStart w:id="92" w:name="_Toc178741248"/>
      <w:r w:rsidRPr="00E71251">
        <w:rPr>
          <w:rStyle w:val="CharSectno"/>
        </w:rPr>
        <w:t>71</w:t>
      </w:r>
      <w:r w:rsidRPr="00E71251">
        <w:t xml:space="preserve">  Exemption from certain State laws</w:t>
      </w:r>
      <w:bookmarkEnd w:id="92"/>
    </w:p>
    <w:p w:rsidR="00DF436B" w:rsidRPr="00E71251" w:rsidRDefault="00DF436B" w:rsidP="00DF436B">
      <w:pPr>
        <w:pStyle w:val="subsection"/>
      </w:pPr>
      <w:r w:rsidRPr="00E71251">
        <w:tab/>
        <w:t>(1)</w:t>
      </w:r>
      <w:r w:rsidRPr="00E71251">
        <w:tab/>
        <w:t>An excluded State law does not apply, and is taken never to have applied, in relation to:</w:t>
      </w:r>
    </w:p>
    <w:p w:rsidR="00DF436B" w:rsidRPr="00E71251" w:rsidRDefault="00DF436B" w:rsidP="00DF436B">
      <w:pPr>
        <w:pStyle w:val="paragraph"/>
      </w:pPr>
      <w:r w:rsidRPr="00E71251">
        <w:tab/>
        <w:t>(a)</w:t>
      </w:r>
      <w:r w:rsidRPr="00E71251">
        <w:tab/>
        <w:t>the Trust; or</w:t>
      </w:r>
    </w:p>
    <w:p w:rsidR="00DF436B" w:rsidRPr="00E71251" w:rsidRDefault="00DF436B" w:rsidP="00DF436B">
      <w:pPr>
        <w:pStyle w:val="paragraph"/>
      </w:pPr>
      <w:r w:rsidRPr="00E71251">
        <w:tab/>
        <w:t>(b)</w:t>
      </w:r>
      <w:r w:rsidRPr="00E71251">
        <w:tab/>
        <w:t>the property (including Trust land) or transactions of the Trust; or</w:t>
      </w:r>
    </w:p>
    <w:p w:rsidR="00DF436B" w:rsidRPr="00E71251" w:rsidRDefault="00DF436B" w:rsidP="00DF436B">
      <w:pPr>
        <w:pStyle w:val="paragraph"/>
      </w:pPr>
      <w:r w:rsidRPr="00E71251">
        <w:tab/>
        <w:t>(c)</w:t>
      </w:r>
      <w:r w:rsidRPr="00E71251">
        <w:tab/>
        <w:t>anything done by or on behalf of the Trust.</w:t>
      </w:r>
    </w:p>
    <w:p w:rsidR="00DF436B" w:rsidRPr="00E71251" w:rsidRDefault="00DF436B" w:rsidP="00DF436B">
      <w:pPr>
        <w:pStyle w:val="subsection"/>
      </w:pPr>
      <w:r w:rsidRPr="00E71251">
        <w:tab/>
        <w:t>(2)</w:t>
      </w:r>
      <w:r w:rsidRPr="00E71251">
        <w:tab/>
        <w:t>In this section:</w:t>
      </w:r>
    </w:p>
    <w:p w:rsidR="00DF436B" w:rsidRPr="00E71251" w:rsidRDefault="00DF436B" w:rsidP="00DF436B">
      <w:pPr>
        <w:pStyle w:val="Definition"/>
      </w:pPr>
      <w:r w:rsidRPr="00E71251">
        <w:rPr>
          <w:b/>
          <w:i/>
        </w:rPr>
        <w:t>excluded State law</w:t>
      </w:r>
      <w:r w:rsidRPr="00E71251">
        <w:t xml:space="preserve"> means a law of a State, including a law of a State that is applied to a Commonwealth place</w:t>
      </w:r>
      <w:r w:rsidRPr="00E71251">
        <w:rPr>
          <w:i/>
        </w:rPr>
        <w:t xml:space="preserve"> </w:t>
      </w:r>
      <w:r w:rsidRPr="00E71251">
        <w:t xml:space="preserve">by virtue of the </w:t>
      </w:r>
      <w:r w:rsidRPr="00E71251">
        <w:rPr>
          <w:i/>
        </w:rPr>
        <w:t>Commonwealth Places (Application of Laws) Act 1970</w:t>
      </w:r>
      <w:r w:rsidRPr="00E71251">
        <w:t>, that</w:t>
      </w:r>
      <w:r w:rsidRPr="00E71251">
        <w:rPr>
          <w:i/>
        </w:rPr>
        <w:t xml:space="preserve"> </w:t>
      </w:r>
      <w:r w:rsidRPr="00E71251">
        <w:t>relates to any of the following matters:</w:t>
      </w:r>
    </w:p>
    <w:p w:rsidR="00DF436B" w:rsidRPr="00E71251" w:rsidRDefault="00DF436B" w:rsidP="00DF436B">
      <w:pPr>
        <w:pStyle w:val="paragraph"/>
      </w:pPr>
      <w:r w:rsidRPr="00E71251">
        <w:tab/>
        <w:t>(a)</w:t>
      </w:r>
      <w:r w:rsidRPr="00E71251">
        <w:tab/>
        <w:t>town planning;</w:t>
      </w:r>
    </w:p>
    <w:p w:rsidR="00DF436B" w:rsidRPr="00E71251" w:rsidRDefault="00DF436B" w:rsidP="00DF436B">
      <w:pPr>
        <w:pStyle w:val="paragraph"/>
      </w:pPr>
      <w:r w:rsidRPr="00E71251">
        <w:tab/>
        <w:t>(b)</w:t>
      </w:r>
      <w:r w:rsidRPr="00E71251">
        <w:tab/>
        <w:t>the use of land;</w:t>
      </w:r>
    </w:p>
    <w:p w:rsidR="00DF436B" w:rsidRPr="00E71251" w:rsidRDefault="00DF436B" w:rsidP="00DF436B">
      <w:pPr>
        <w:pStyle w:val="paragraph"/>
      </w:pPr>
      <w:r w:rsidRPr="00E71251">
        <w:tab/>
        <w:t>(c)</w:t>
      </w:r>
      <w:r w:rsidRPr="00E71251">
        <w:tab/>
        <w:t>tenancy;</w:t>
      </w:r>
    </w:p>
    <w:p w:rsidR="00DF436B" w:rsidRPr="00E71251" w:rsidRDefault="00DF436B" w:rsidP="00DF436B">
      <w:pPr>
        <w:pStyle w:val="paragraph"/>
      </w:pPr>
      <w:r w:rsidRPr="00E71251">
        <w:tab/>
        <w:t>(d)</w:t>
      </w:r>
      <w:r w:rsidRPr="00E71251">
        <w:tab/>
        <w:t>powers and functions of local councils;</w:t>
      </w:r>
    </w:p>
    <w:p w:rsidR="00DF436B" w:rsidRPr="00E71251" w:rsidRDefault="00DF436B" w:rsidP="00DF436B">
      <w:pPr>
        <w:pStyle w:val="paragraph"/>
      </w:pPr>
      <w:r w:rsidRPr="00E71251">
        <w:tab/>
        <w:t>(e)</w:t>
      </w:r>
      <w:r w:rsidRPr="00E71251">
        <w:tab/>
        <w:t>standards applicable to the design, or manner of construction, of a building, structure or facility;</w:t>
      </w:r>
    </w:p>
    <w:p w:rsidR="00DF436B" w:rsidRPr="00E71251" w:rsidRDefault="00DF436B" w:rsidP="00DF436B">
      <w:pPr>
        <w:pStyle w:val="paragraph"/>
      </w:pPr>
      <w:r w:rsidRPr="00E71251">
        <w:tab/>
        <w:t>(f)</w:t>
      </w:r>
      <w:r w:rsidRPr="00E71251">
        <w:tab/>
        <w:t>approval of the construction, occupancy, use of or provision of services to, a building, structure or facility;</w:t>
      </w:r>
    </w:p>
    <w:p w:rsidR="00DF436B" w:rsidRPr="00E71251" w:rsidRDefault="00DF436B" w:rsidP="00DF436B">
      <w:pPr>
        <w:pStyle w:val="paragraph"/>
      </w:pPr>
      <w:r w:rsidRPr="00E71251">
        <w:tab/>
        <w:t>(g)</w:t>
      </w:r>
      <w:r w:rsidRPr="00E71251">
        <w:tab/>
        <w:t>alteration or demolition of a building, structure or facility;</w:t>
      </w:r>
    </w:p>
    <w:p w:rsidR="00DF436B" w:rsidRPr="00E71251" w:rsidRDefault="00DF436B" w:rsidP="00DF436B">
      <w:pPr>
        <w:pStyle w:val="paragraph"/>
      </w:pPr>
      <w:r w:rsidRPr="00E71251">
        <w:tab/>
        <w:t>(h)</w:t>
      </w:r>
      <w:r w:rsidRPr="00E71251">
        <w:tab/>
        <w:t>the protection of the environment or of the natural and cultural heritage;</w:t>
      </w:r>
    </w:p>
    <w:p w:rsidR="00DF436B" w:rsidRPr="00E71251" w:rsidRDefault="00DF436B" w:rsidP="00DF436B">
      <w:pPr>
        <w:pStyle w:val="paragraph"/>
      </w:pPr>
      <w:r w:rsidRPr="00E71251">
        <w:tab/>
        <w:t>(i)</w:t>
      </w:r>
      <w:r w:rsidRPr="00E71251">
        <w:tab/>
        <w:t>dangerous goods;</w:t>
      </w:r>
    </w:p>
    <w:p w:rsidR="00DF436B" w:rsidRPr="00E71251" w:rsidRDefault="00DF436B" w:rsidP="00DF436B">
      <w:pPr>
        <w:pStyle w:val="paragraph"/>
      </w:pPr>
      <w:r w:rsidRPr="00E71251">
        <w:tab/>
        <w:t>(j)</w:t>
      </w:r>
      <w:r w:rsidRPr="00E71251">
        <w:tab/>
        <w:t>licensing in relation to:</w:t>
      </w:r>
    </w:p>
    <w:p w:rsidR="00DF436B" w:rsidRPr="00E71251" w:rsidRDefault="00DF436B" w:rsidP="00DF436B">
      <w:pPr>
        <w:pStyle w:val="paragraphsub"/>
      </w:pPr>
      <w:r w:rsidRPr="00E71251">
        <w:tab/>
        <w:t>(i)</w:t>
      </w:r>
      <w:r w:rsidRPr="00E71251">
        <w:tab/>
        <w:t>carrying on a particular kind of business or undertaking; or</w:t>
      </w:r>
    </w:p>
    <w:p w:rsidR="00DF436B" w:rsidRPr="00E71251" w:rsidRDefault="00DF436B" w:rsidP="00DF436B">
      <w:pPr>
        <w:pStyle w:val="paragraphsub"/>
      </w:pPr>
      <w:r w:rsidRPr="00E71251">
        <w:tab/>
        <w:t>(ii)</w:t>
      </w:r>
      <w:r w:rsidRPr="00E71251">
        <w:tab/>
        <w:t>conducting a particular kind of operation.</w:t>
      </w:r>
    </w:p>
    <w:p w:rsidR="00DF436B" w:rsidRPr="00E71251" w:rsidRDefault="00DF436B" w:rsidP="00DF436B">
      <w:pPr>
        <w:pStyle w:val="Definition"/>
      </w:pPr>
      <w:r w:rsidRPr="00E71251">
        <w:rPr>
          <w:b/>
          <w:i/>
        </w:rPr>
        <w:t>law</w:t>
      </w:r>
      <w:r w:rsidRPr="00E71251">
        <w:t xml:space="preserve"> means a written law, and includes:</w:t>
      </w:r>
    </w:p>
    <w:p w:rsidR="00DF436B" w:rsidRPr="00E71251" w:rsidRDefault="00DF436B" w:rsidP="00DF436B">
      <w:pPr>
        <w:pStyle w:val="paragraph"/>
      </w:pPr>
      <w:r w:rsidRPr="00E71251">
        <w:tab/>
        <w:t>(a)</w:t>
      </w:r>
      <w:r w:rsidRPr="00E71251">
        <w:tab/>
        <w:t>subordinate legislation; and</w:t>
      </w:r>
    </w:p>
    <w:p w:rsidR="00DF436B" w:rsidRPr="00E71251" w:rsidRDefault="00DF436B" w:rsidP="00DF436B">
      <w:pPr>
        <w:pStyle w:val="paragraph"/>
      </w:pPr>
      <w:r w:rsidRPr="00E71251">
        <w:tab/>
        <w:t>(b)</w:t>
      </w:r>
      <w:r w:rsidRPr="00E71251">
        <w:tab/>
        <w:t>a provision of a law.</w:t>
      </w:r>
    </w:p>
    <w:p w:rsidR="00DF436B" w:rsidRPr="00E71251" w:rsidRDefault="00DF436B" w:rsidP="00DF436B">
      <w:pPr>
        <w:pStyle w:val="ActHead5"/>
      </w:pPr>
      <w:bookmarkStart w:id="93" w:name="_Toc178741249"/>
      <w:r w:rsidRPr="00E71251">
        <w:rPr>
          <w:rStyle w:val="CharSectno"/>
        </w:rPr>
        <w:t>72</w:t>
      </w:r>
      <w:r w:rsidRPr="00E71251">
        <w:t xml:space="preserve">  Delegation</w:t>
      </w:r>
      <w:bookmarkEnd w:id="93"/>
    </w:p>
    <w:p w:rsidR="00DF436B" w:rsidRPr="00E71251" w:rsidRDefault="00DF436B" w:rsidP="00DF436B">
      <w:pPr>
        <w:pStyle w:val="subsection"/>
      </w:pPr>
      <w:r w:rsidRPr="00E71251">
        <w:tab/>
        <w:t>(1)</w:t>
      </w:r>
      <w:r w:rsidRPr="00E71251">
        <w:tab/>
        <w:t>The Trust may, by writing, delegate to:</w:t>
      </w:r>
    </w:p>
    <w:p w:rsidR="00DF436B" w:rsidRPr="00E71251" w:rsidRDefault="00DF436B" w:rsidP="00DF436B">
      <w:pPr>
        <w:pStyle w:val="paragraph"/>
      </w:pPr>
      <w:r w:rsidRPr="00E71251">
        <w:rPr>
          <w:i/>
        </w:rPr>
        <w:tab/>
      </w:r>
      <w:r w:rsidRPr="00E71251">
        <w:t>(a)</w:t>
      </w:r>
      <w:r w:rsidRPr="00E71251">
        <w:tab/>
        <w:t>the Executive Director; or</w:t>
      </w:r>
    </w:p>
    <w:p w:rsidR="00DF436B" w:rsidRPr="00E71251" w:rsidRDefault="00DF436B" w:rsidP="00DF436B">
      <w:pPr>
        <w:pStyle w:val="paragraph"/>
      </w:pPr>
      <w:r w:rsidRPr="00E71251">
        <w:tab/>
        <w:t>(b)</w:t>
      </w:r>
      <w:r w:rsidRPr="00E71251">
        <w:tab/>
        <w:t>an SES employee of the Department; or</w:t>
      </w:r>
    </w:p>
    <w:p w:rsidR="00DF436B" w:rsidRPr="00E71251" w:rsidRDefault="00DF436B" w:rsidP="00DF436B">
      <w:pPr>
        <w:pStyle w:val="paragraph"/>
      </w:pPr>
      <w:r w:rsidRPr="00E71251">
        <w:tab/>
        <w:t>(c)</w:t>
      </w:r>
      <w:r w:rsidRPr="00E71251">
        <w:tab/>
        <w:t>a person employed under section</w:t>
      </w:r>
      <w:r w:rsidR="00E71251">
        <w:t> </w:t>
      </w:r>
      <w:r w:rsidRPr="00E71251">
        <w:t>48;</w:t>
      </w:r>
    </w:p>
    <w:p w:rsidR="00DF436B" w:rsidRPr="00E71251" w:rsidRDefault="00DF436B" w:rsidP="00DF436B">
      <w:pPr>
        <w:pStyle w:val="subsection2"/>
      </w:pPr>
      <w:r w:rsidRPr="00E71251">
        <w:t>all or any of the functions and powers conferred on the Trust by this Act.</w:t>
      </w:r>
    </w:p>
    <w:p w:rsidR="00DF436B" w:rsidRPr="00E71251" w:rsidRDefault="00DF436B" w:rsidP="00DF436B">
      <w:pPr>
        <w:pStyle w:val="subsection"/>
      </w:pPr>
      <w:r w:rsidRPr="00E71251">
        <w:tab/>
        <w:t>(2)</w:t>
      </w:r>
      <w:r w:rsidRPr="00E71251">
        <w:tab/>
        <w:t>The Executive Director must report at least once every 6 months on the exercise of delegated functions and powers.</w:t>
      </w:r>
    </w:p>
    <w:p w:rsidR="00DF436B" w:rsidRPr="00E71251" w:rsidRDefault="00DF436B" w:rsidP="00DF436B">
      <w:pPr>
        <w:pStyle w:val="ActHead5"/>
      </w:pPr>
      <w:bookmarkStart w:id="94" w:name="_Toc178741250"/>
      <w:r w:rsidRPr="00E71251">
        <w:rPr>
          <w:rStyle w:val="CharSectno"/>
        </w:rPr>
        <w:t>73</w:t>
      </w:r>
      <w:r w:rsidRPr="00E71251">
        <w:t xml:space="preserve">  Regulations</w:t>
      </w:r>
      <w:bookmarkEnd w:id="94"/>
    </w:p>
    <w:p w:rsidR="00DF436B" w:rsidRPr="00E71251" w:rsidRDefault="00DF436B" w:rsidP="00DF436B">
      <w:pPr>
        <w:pStyle w:val="subsection"/>
      </w:pPr>
      <w:r w:rsidRPr="00E71251">
        <w:tab/>
        <w:t>(1)</w:t>
      </w:r>
      <w:r w:rsidRPr="00E71251">
        <w:tab/>
        <w:t>The Governor</w:t>
      </w:r>
      <w:r w:rsidR="00E71251">
        <w:noBreakHyphen/>
      </w:r>
      <w:r w:rsidRPr="00E71251">
        <w:t>General may make regulations prescribing matters:</w:t>
      </w:r>
    </w:p>
    <w:p w:rsidR="00DF436B" w:rsidRPr="00E71251" w:rsidRDefault="00DF436B" w:rsidP="00DF436B">
      <w:pPr>
        <w:pStyle w:val="paragraph"/>
      </w:pPr>
      <w:r w:rsidRPr="00E71251">
        <w:tab/>
        <w:t>(a)</w:t>
      </w:r>
      <w:r w:rsidRPr="00E71251">
        <w:tab/>
        <w:t>required or permitted by this Act to be prescribed; or</w:t>
      </w:r>
    </w:p>
    <w:p w:rsidR="00DF436B" w:rsidRPr="00E71251" w:rsidRDefault="00DF436B" w:rsidP="00DF436B">
      <w:pPr>
        <w:pStyle w:val="paragraph"/>
      </w:pPr>
      <w:r w:rsidRPr="00E71251">
        <w:tab/>
        <w:t>(b)</w:t>
      </w:r>
      <w:r w:rsidRPr="00E71251">
        <w:tab/>
        <w:t>necessary or convenient to be prescribed for carrying out or giving effect to this Act.</w:t>
      </w:r>
    </w:p>
    <w:p w:rsidR="00DF436B" w:rsidRPr="00E71251" w:rsidRDefault="00DF436B" w:rsidP="00DF436B">
      <w:pPr>
        <w:pStyle w:val="subsection"/>
      </w:pPr>
      <w:r w:rsidRPr="00E71251">
        <w:tab/>
        <w:t>(2)</w:t>
      </w:r>
      <w:r w:rsidRPr="00E71251">
        <w:tab/>
        <w:t>In particular, the regulations may make provision relating to any of the following:</w:t>
      </w:r>
    </w:p>
    <w:p w:rsidR="00DF436B" w:rsidRPr="00E71251" w:rsidRDefault="00DF436B" w:rsidP="00DF436B">
      <w:pPr>
        <w:pStyle w:val="paragraph"/>
      </w:pPr>
      <w:r w:rsidRPr="00E71251">
        <w:tab/>
        <w:t>(a)</w:t>
      </w:r>
      <w:r w:rsidRPr="00E71251">
        <w:tab/>
        <w:t>conferring functions on the Trust for the purposes of the regulations;</w:t>
      </w:r>
    </w:p>
    <w:p w:rsidR="00DF436B" w:rsidRPr="00E71251" w:rsidRDefault="00DF436B" w:rsidP="00DF436B">
      <w:pPr>
        <w:pStyle w:val="paragraph"/>
      </w:pPr>
      <w:r w:rsidRPr="00E71251">
        <w:tab/>
        <w:t>(b)</w:t>
      </w:r>
      <w:r w:rsidRPr="00E71251">
        <w:tab/>
        <w:t>the content of plans;</w:t>
      </w:r>
    </w:p>
    <w:p w:rsidR="00DF436B" w:rsidRPr="00E71251" w:rsidRDefault="00DF436B" w:rsidP="00DF436B">
      <w:pPr>
        <w:pStyle w:val="paragraph"/>
      </w:pPr>
      <w:r w:rsidRPr="00E71251">
        <w:tab/>
        <w:t>(c)</w:t>
      </w:r>
      <w:r w:rsidRPr="00E71251">
        <w:tab/>
        <w:t>giving effect to, and enforcing the observance of, plans;</w:t>
      </w:r>
    </w:p>
    <w:p w:rsidR="00DF436B" w:rsidRPr="00E71251" w:rsidRDefault="00DF436B" w:rsidP="00DF436B">
      <w:pPr>
        <w:pStyle w:val="paragraph"/>
      </w:pPr>
      <w:r w:rsidRPr="00E71251">
        <w:tab/>
        <w:t>(d)</w:t>
      </w:r>
      <w:r w:rsidRPr="00E71251">
        <w:tab/>
        <w:t>the way in which proposed land uses are identified in draft plans;</w:t>
      </w:r>
    </w:p>
    <w:p w:rsidR="00DF436B" w:rsidRPr="00E71251" w:rsidRDefault="00DF436B" w:rsidP="00DF436B">
      <w:pPr>
        <w:pStyle w:val="paragraph"/>
      </w:pPr>
      <w:r w:rsidRPr="00E71251">
        <w:tab/>
        <w:t>(e)</w:t>
      </w:r>
      <w:r w:rsidRPr="00E71251">
        <w:tab/>
        <w:t>services and facilities in, or in connection with, Trust land;</w:t>
      </w:r>
    </w:p>
    <w:p w:rsidR="00DF436B" w:rsidRPr="00E71251" w:rsidRDefault="00DF436B" w:rsidP="00DF436B">
      <w:pPr>
        <w:pStyle w:val="paragraph"/>
      </w:pPr>
      <w:r w:rsidRPr="00E71251">
        <w:tab/>
        <w:t>(f)</w:t>
      </w:r>
      <w:r w:rsidRPr="00E71251">
        <w:tab/>
        <w:t>charging of fees by the Trust in respect of services or facilities provided by the Trust in or in connection with Trust land;</w:t>
      </w:r>
    </w:p>
    <w:p w:rsidR="00DF436B" w:rsidRPr="00E71251" w:rsidRDefault="00DF436B" w:rsidP="00DF436B">
      <w:pPr>
        <w:pStyle w:val="paragraph"/>
      </w:pPr>
      <w:r w:rsidRPr="00E71251">
        <w:tab/>
        <w:t>(g)</w:t>
      </w:r>
      <w:r w:rsidRPr="00E71251">
        <w:tab/>
        <w:t>protecting and conserving the environmental and heritage values of Trust land;</w:t>
      </w:r>
    </w:p>
    <w:p w:rsidR="00DF436B" w:rsidRPr="00E71251" w:rsidRDefault="00DF436B" w:rsidP="00DF436B">
      <w:pPr>
        <w:pStyle w:val="paragraph"/>
      </w:pPr>
      <w:r w:rsidRPr="00E71251">
        <w:tab/>
        <w:t>(h)</w:t>
      </w:r>
      <w:r w:rsidRPr="00E71251">
        <w:tab/>
        <w:t>removing persons unlawfully on Trust land or committing offences against regulations on Trust land;</w:t>
      </w:r>
    </w:p>
    <w:p w:rsidR="00DF436B" w:rsidRPr="00E71251" w:rsidRDefault="00DF436B" w:rsidP="00DF436B">
      <w:pPr>
        <w:pStyle w:val="paragraph"/>
      </w:pPr>
      <w:r w:rsidRPr="00E71251">
        <w:tab/>
        <w:t>(i)</w:t>
      </w:r>
      <w:r w:rsidRPr="00E71251">
        <w:tab/>
        <w:t>regulating conduct of persons on Trust land;</w:t>
      </w:r>
    </w:p>
    <w:p w:rsidR="00DF436B" w:rsidRPr="00E71251" w:rsidRDefault="00DF436B" w:rsidP="00DF436B">
      <w:pPr>
        <w:pStyle w:val="paragraph"/>
      </w:pPr>
      <w:r w:rsidRPr="00E71251">
        <w:tab/>
        <w:t>(j)</w:t>
      </w:r>
      <w:r w:rsidRPr="00E71251">
        <w:tab/>
        <w:t>regulating or prohibiting carrying on any trade or commerce on Trust land;</w:t>
      </w:r>
    </w:p>
    <w:p w:rsidR="00DF436B" w:rsidRPr="00E71251" w:rsidRDefault="00DF436B" w:rsidP="00DF436B">
      <w:pPr>
        <w:pStyle w:val="paragraph"/>
      </w:pPr>
      <w:r w:rsidRPr="00E71251">
        <w:tab/>
        <w:t>(k)</w:t>
      </w:r>
      <w:r w:rsidRPr="00E71251">
        <w:tab/>
        <w:t>removing unauthorised structures from Trust land;</w:t>
      </w:r>
    </w:p>
    <w:p w:rsidR="00DF436B" w:rsidRPr="00E71251" w:rsidRDefault="00DF436B" w:rsidP="00DF436B">
      <w:pPr>
        <w:pStyle w:val="paragraph"/>
      </w:pPr>
      <w:r w:rsidRPr="00E71251">
        <w:tab/>
        <w:t>(l)</w:t>
      </w:r>
      <w:r w:rsidRPr="00E71251">
        <w:tab/>
        <w:t>granting or issuing licences, permissions, permits and authorities in respect of Trust land;</w:t>
      </w:r>
    </w:p>
    <w:p w:rsidR="00DF436B" w:rsidRPr="00E71251" w:rsidRDefault="00DF436B" w:rsidP="00DF436B">
      <w:pPr>
        <w:pStyle w:val="paragraph"/>
      </w:pPr>
      <w:r w:rsidRPr="00E71251">
        <w:tab/>
        <w:t>(m)</w:t>
      </w:r>
      <w:r w:rsidRPr="00E71251">
        <w:tab/>
        <w:t>the conditions subject to which licences, permissions, permits and authorities are granted or issued;</w:t>
      </w:r>
    </w:p>
    <w:p w:rsidR="00DF436B" w:rsidRPr="00E71251" w:rsidRDefault="00DF436B" w:rsidP="00DF436B">
      <w:pPr>
        <w:pStyle w:val="paragraph"/>
      </w:pPr>
      <w:r w:rsidRPr="00E71251">
        <w:tab/>
        <w:t>(n)</w:t>
      </w:r>
      <w:r w:rsidRPr="00E71251">
        <w:tab/>
        <w:t>charging of fees by the Trust in respect of such licences, permissions, permits and authorities;</w:t>
      </w:r>
    </w:p>
    <w:p w:rsidR="00DF436B" w:rsidRPr="00E71251" w:rsidRDefault="00DF436B" w:rsidP="00DF436B">
      <w:pPr>
        <w:pStyle w:val="paragraph"/>
      </w:pPr>
      <w:r w:rsidRPr="00E71251">
        <w:tab/>
        <w:t>(o)</w:t>
      </w:r>
      <w:r w:rsidRPr="00E71251">
        <w:tab/>
        <w:t>penalties for offences against the regulations by way of fines of no more than 10 penalty units;</w:t>
      </w:r>
    </w:p>
    <w:p w:rsidR="00DF436B" w:rsidRPr="00E71251" w:rsidRDefault="00DF436B" w:rsidP="00DF436B">
      <w:pPr>
        <w:pStyle w:val="paragraph"/>
      </w:pPr>
      <w:r w:rsidRPr="00E71251">
        <w:tab/>
        <w:t>(p)</w:t>
      </w:r>
      <w:r w:rsidRPr="00E71251">
        <w:tab/>
        <w:t>functions and powers of wardens and rangers for Trust land;</w:t>
      </w:r>
    </w:p>
    <w:p w:rsidR="00DF436B" w:rsidRPr="00E71251" w:rsidRDefault="00DF436B" w:rsidP="00DF436B">
      <w:pPr>
        <w:pStyle w:val="paragraph"/>
      </w:pPr>
      <w:r w:rsidRPr="00E71251">
        <w:tab/>
        <w:t>(q)</w:t>
      </w:r>
      <w:r w:rsidRPr="00E71251">
        <w:tab/>
        <w:t>the appointment of wardens and rangers;</w:t>
      </w:r>
    </w:p>
    <w:p w:rsidR="00DF436B" w:rsidRPr="00E71251" w:rsidRDefault="00DF436B" w:rsidP="00DF436B">
      <w:pPr>
        <w:pStyle w:val="paragraph"/>
      </w:pPr>
      <w:r w:rsidRPr="00E71251">
        <w:tab/>
        <w:t>(r)</w:t>
      </w:r>
      <w:r w:rsidRPr="00E71251">
        <w:tab/>
        <w:t>arrangements with the Commonwealth, New South Wales and affected councils for the performance of functions and the exercise of powers of wardens and rangers;</w:t>
      </w:r>
    </w:p>
    <w:p w:rsidR="00DF436B" w:rsidRPr="00E71251" w:rsidRDefault="00DF436B" w:rsidP="00DF436B">
      <w:pPr>
        <w:pStyle w:val="paragraph"/>
      </w:pPr>
      <w:r w:rsidRPr="00E71251">
        <w:tab/>
        <w:t>(s)</w:t>
      </w:r>
      <w:r w:rsidRPr="00E71251">
        <w:tab/>
        <w:t>any matter incidental to or connected with any of the above.</w:t>
      </w:r>
    </w:p>
    <w:p w:rsidR="00DF436B" w:rsidRPr="00E71251" w:rsidRDefault="00DF436B" w:rsidP="00DF436B">
      <w:pPr>
        <w:sectPr w:rsidR="00DF436B" w:rsidRPr="00E71251" w:rsidSect="00280602">
          <w:headerReference w:type="even" r:id="rId20"/>
          <w:headerReference w:type="default" r:id="rId21"/>
          <w:footerReference w:type="even" r:id="rId22"/>
          <w:footerReference w:type="default" r:id="rId23"/>
          <w:headerReference w:type="first" r:id="rId24"/>
          <w:footerReference w:type="first" r:id="rId25"/>
          <w:type w:val="oddPage"/>
          <w:pgSz w:w="11906" w:h="16838" w:code="9"/>
          <w:pgMar w:top="2268" w:right="2410" w:bottom="3827" w:left="2410" w:header="567" w:footer="3119" w:gutter="0"/>
          <w:pgNumType w:start="1"/>
          <w:cols w:space="708"/>
          <w:titlePg/>
          <w:docGrid w:linePitch="360"/>
        </w:sectPr>
      </w:pPr>
    </w:p>
    <w:p w:rsidR="00DF436B" w:rsidRPr="00E71251" w:rsidRDefault="00DF436B" w:rsidP="00DF436B">
      <w:pPr>
        <w:pStyle w:val="ActHead1"/>
      </w:pPr>
      <w:bookmarkStart w:id="95" w:name="_Toc178741251"/>
      <w:r w:rsidRPr="00E71251">
        <w:rPr>
          <w:rStyle w:val="CharChapNo"/>
        </w:rPr>
        <w:t>Schedule</w:t>
      </w:r>
      <w:r w:rsidR="00E71251">
        <w:rPr>
          <w:rStyle w:val="CharChapNo"/>
        </w:rPr>
        <w:t> </w:t>
      </w:r>
      <w:r w:rsidRPr="00E71251">
        <w:rPr>
          <w:rStyle w:val="CharChapNo"/>
        </w:rPr>
        <w:t>1</w:t>
      </w:r>
      <w:r w:rsidRPr="00E71251">
        <w:t>—</w:t>
      </w:r>
      <w:r w:rsidRPr="00E71251">
        <w:rPr>
          <w:rStyle w:val="CharChapText"/>
        </w:rPr>
        <w:t>Defence land to be vested in the Trust and remain in public ownership</w:t>
      </w:r>
      <w:bookmarkEnd w:id="95"/>
    </w:p>
    <w:p w:rsidR="00DF436B" w:rsidRPr="00E71251" w:rsidRDefault="00DF436B" w:rsidP="00DF436B">
      <w:pPr>
        <w:pStyle w:val="Header"/>
      </w:pPr>
      <w:r w:rsidRPr="00E71251">
        <w:rPr>
          <w:rStyle w:val="CharPartNo"/>
        </w:rPr>
        <w:t xml:space="preserve"> </w:t>
      </w:r>
      <w:r w:rsidRPr="00E71251">
        <w:rPr>
          <w:rStyle w:val="CharPartText"/>
        </w:rPr>
        <w:t xml:space="preserve"> </w:t>
      </w:r>
    </w:p>
    <w:p w:rsidR="00DF436B" w:rsidRPr="00E71251" w:rsidRDefault="00DF436B" w:rsidP="00DF436B">
      <w:pPr>
        <w:pStyle w:val="notemargin"/>
      </w:pPr>
      <w:r w:rsidRPr="00E71251">
        <w:t>Note:</w:t>
      </w:r>
      <w:r w:rsidRPr="00E71251">
        <w:tab/>
        <w:t>See subsections 21(1) and 24(1) and section</w:t>
      </w:r>
      <w:r w:rsidR="00E71251">
        <w:t> </w:t>
      </w:r>
      <w:r w:rsidRPr="00E71251">
        <w:t>63.</w:t>
      </w:r>
    </w:p>
    <w:p w:rsidR="00DF436B" w:rsidRPr="00E71251" w:rsidRDefault="00DF436B" w:rsidP="00DF436B">
      <w:pPr>
        <w:pStyle w:val="notemargin"/>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714"/>
        <w:gridCol w:w="2829"/>
        <w:gridCol w:w="3544"/>
      </w:tblGrid>
      <w:tr w:rsidR="00DF436B" w:rsidRPr="00E71251">
        <w:tblPrEx>
          <w:tblCellMar>
            <w:top w:w="0" w:type="dxa"/>
            <w:bottom w:w="0" w:type="dxa"/>
          </w:tblCellMar>
        </w:tblPrEx>
        <w:trPr>
          <w:cantSplit/>
          <w:tblHeader/>
        </w:trPr>
        <w:tc>
          <w:tcPr>
            <w:tcW w:w="7087" w:type="dxa"/>
            <w:gridSpan w:val="3"/>
            <w:tcBorders>
              <w:top w:val="single" w:sz="12" w:space="0" w:color="auto"/>
              <w:left w:val="nil"/>
              <w:bottom w:val="nil"/>
              <w:right w:val="nil"/>
            </w:tcBorders>
          </w:tcPr>
          <w:p w:rsidR="00DF436B" w:rsidRPr="00E71251" w:rsidRDefault="00DF436B" w:rsidP="00E71251">
            <w:pPr>
              <w:pStyle w:val="Tabletext"/>
            </w:pPr>
            <w:r w:rsidRPr="00E71251">
              <w:rPr>
                <w:b/>
              </w:rPr>
              <w:t>Defence land to be vested in the Trust and remain in public ownership</w:t>
            </w:r>
          </w:p>
        </w:tc>
      </w:tr>
      <w:tr w:rsidR="00DF436B" w:rsidRPr="00E71251">
        <w:tblPrEx>
          <w:tblCellMar>
            <w:top w:w="0" w:type="dxa"/>
            <w:bottom w:w="0" w:type="dxa"/>
          </w:tblCellMar>
        </w:tblPrEx>
        <w:trPr>
          <w:cantSplit/>
          <w:tblHeader/>
        </w:trPr>
        <w:tc>
          <w:tcPr>
            <w:tcW w:w="714" w:type="dxa"/>
            <w:tcBorders>
              <w:top w:val="single" w:sz="6" w:space="0" w:color="auto"/>
              <w:left w:val="nil"/>
              <w:bottom w:val="single" w:sz="12" w:space="0" w:color="auto"/>
              <w:right w:val="nil"/>
            </w:tcBorders>
          </w:tcPr>
          <w:p w:rsidR="00DF436B" w:rsidRPr="00E71251" w:rsidRDefault="00DF436B" w:rsidP="00E71251">
            <w:pPr>
              <w:pStyle w:val="Tabletext"/>
            </w:pPr>
            <w:r w:rsidRPr="00E71251">
              <w:rPr>
                <w:b/>
              </w:rPr>
              <w:t>Item</w:t>
            </w:r>
          </w:p>
        </w:tc>
        <w:tc>
          <w:tcPr>
            <w:tcW w:w="2829" w:type="dxa"/>
            <w:tcBorders>
              <w:top w:val="single" w:sz="6" w:space="0" w:color="auto"/>
              <w:left w:val="nil"/>
              <w:bottom w:val="single" w:sz="12" w:space="0" w:color="auto"/>
              <w:right w:val="nil"/>
            </w:tcBorders>
          </w:tcPr>
          <w:p w:rsidR="00DF436B" w:rsidRPr="00E71251" w:rsidRDefault="00DF436B" w:rsidP="00E71251">
            <w:pPr>
              <w:pStyle w:val="Tabletext"/>
            </w:pPr>
            <w:r w:rsidRPr="00E71251">
              <w:rPr>
                <w:b/>
              </w:rPr>
              <w:t>Title of Trust land site</w:t>
            </w:r>
          </w:p>
        </w:tc>
        <w:tc>
          <w:tcPr>
            <w:tcW w:w="3544" w:type="dxa"/>
            <w:tcBorders>
              <w:top w:val="single" w:sz="6" w:space="0" w:color="auto"/>
              <w:left w:val="nil"/>
              <w:bottom w:val="single" w:sz="12" w:space="0" w:color="auto"/>
              <w:right w:val="nil"/>
            </w:tcBorders>
          </w:tcPr>
          <w:p w:rsidR="00DF436B" w:rsidRPr="00E71251" w:rsidRDefault="00DF436B" w:rsidP="00E71251">
            <w:pPr>
              <w:pStyle w:val="Tabletext"/>
            </w:pPr>
            <w:r w:rsidRPr="00E71251">
              <w:rPr>
                <w:b/>
              </w:rPr>
              <w:t>Site description in plan lodged under the relevant law of New South Wales</w:t>
            </w:r>
          </w:p>
        </w:tc>
      </w:tr>
      <w:tr w:rsidR="00DF436B" w:rsidRPr="00E71251">
        <w:tblPrEx>
          <w:tblCellMar>
            <w:top w:w="0" w:type="dxa"/>
            <w:bottom w:w="0" w:type="dxa"/>
          </w:tblCellMar>
        </w:tblPrEx>
        <w:trPr>
          <w:cantSplit/>
        </w:trPr>
        <w:tc>
          <w:tcPr>
            <w:tcW w:w="714" w:type="dxa"/>
            <w:tcBorders>
              <w:top w:val="single" w:sz="12" w:space="0" w:color="auto"/>
              <w:left w:val="nil"/>
              <w:bottom w:val="single" w:sz="2" w:space="0" w:color="auto"/>
              <w:right w:val="nil"/>
            </w:tcBorders>
            <w:shd w:val="clear" w:color="auto" w:fill="auto"/>
          </w:tcPr>
          <w:p w:rsidR="00DF436B" w:rsidRPr="00E71251" w:rsidRDefault="00DF436B" w:rsidP="00E71251">
            <w:pPr>
              <w:pStyle w:val="Tabletext"/>
            </w:pPr>
            <w:r w:rsidRPr="00E71251">
              <w:t>1</w:t>
            </w:r>
          </w:p>
        </w:tc>
        <w:tc>
          <w:tcPr>
            <w:tcW w:w="2829" w:type="dxa"/>
            <w:tcBorders>
              <w:top w:val="single" w:sz="12" w:space="0" w:color="auto"/>
              <w:left w:val="nil"/>
              <w:bottom w:val="single" w:sz="2" w:space="0" w:color="auto"/>
              <w:right w:val="nil"/>
            </w:tcBorders>
            <w:shd w:val="clear" w:color="auto" w:fill="auto"/>
          </w:tcPr>
          <w:p w:rsidR="00DF436B" w:rsidRPr="00E71251" w:rsidRDefault="00DF436B" w:rsidP="00E71251">
            <w:pPr>
              <w:pStyle w:val="Tabletext"/>
            </w:pPr>
            <w:r w:rsidRPr="00E71251">
              <w:t xml:space="preserve">Middle Head and </w:t>
            </w:r>
            <w:smartTag w:uri="urn:schemas-microsoft-com:office:smarttags" w:element="place">
              <w:smartTag w:uri="urn:schemas-microsoft-com:office:smarttags" w:element="PlaceName">
                <w:r w:rsidRPr="00E71251">
                  <w:t>Georges</w:t>
                </w:r>
              </w:smartTag>
              <w:r w:rsidRPr="00E71251">
                <w:t xml:space="preserve"> </w:t>
              </w:r>
              <w:smartTag w:uri="urn:schemas-microsoft-com:office:smarttags" w:element="PlaceName">
                <w:r w:rsidRPr="00E71251">
                  <w:t>Heights</w:t>
                </w:r>
              </w:smartTag>
            </w:smartTag>
            <w:r w:rsidRPr="00E71251">
              <w:t xml:space="preserve"> in the Parish of </w:t>
            </w:r>
            <w:smartTag w:uri="urn:schemas-microsoft-com:office:smarttags" w:element="City">
              <w:smartTag w:uri="urn:schemas-microsoft-com:office:smarttags" w:element="place">
                <w:r w:rsidRPr="00E71251">
                  <w:t>Willoughby</w:t>
                </w:r>
              </w:smartTag>
            </w:smartTag>
            <w:r w:rsidRPr="00E71251">
              <w:t xml:space="preserve">, County of </w:t>
            </w:r>
            <w:smartTag w:uri="urn:schemas-microsoft-com:office:smarttags" w:element="City">
              <w:smartTag w:uri="urn:schemas-microsoft-com:office:smarttags" w:element="place">
                <w:r w:rsidRPr="00E71251">
                  <w:t>Cumberland</w:t>
                </w:r>
              </w:smartTag>
            </w:smartTag>
          </w:p>
        </w:tc>
        <w:tc>
          <w:tcPr>
            <w:tcW w:w="3544" w:type="dxa"/>
            <w:tcBorders>
              <w:top w:val="single" w:sz="12" w:space="0" w:color="auto"/>
              <w:left w:val="nil"/>
              <w:bottom w:val="single" w:sz="2" w:space="0" w:color="auto"/>
              <w:right w:val="nil"/>
            </w:tcBorders>
            <w:shd w:val="clear" w:color="auto" w:fill="auto"/>
          </w:tcPr>
          <w:p w:rsidR="00DF436B" w:rsidRPr="00E71251" w:rsidRDefault="00DF436B" w:rsidP="00E71251">
            <w:pPr>
              <w:pStyle w:val="Tabletext"/>
            </w:pPr>
            <w:r w:rsidRPr="00E71251">
              <w:t xml:space="preserve">Lots 202 and 203 in Deposited Plan 1022020; Lot 2 in Deposited Plan 541799; </w:t>
            </w:r>
            <w:r w:rsidR="00F645B0" w:rsidRPr="00E71251">
              <w:t>Lot 19 in Deposited Plan 233157; Lot 1 in Deposited Plan 831153; Lot 106 in Deposited Plan 1079507</w:t>
            </w:r>
          </w:p>
        </w:tc>
      </w:tr>
      <w:tr w:rsidR="00DF436B" w:rsidRPr="00E71251">
        <w:tblPrEx>
          <w:tblCellMar>
            <w:top w:w="0" w:type="dxa"/>
            <w:bottom w:w="0" w:type="dxa"/>
          </w:tblCellMar>
        </w:tblPrEx>
        <w:trPr>
          <w:cantSplit/>
        </w:trPr>
        <w:tc>
          <w:tcPr>
            <w:tcW w:w="714" w:type="dxa"/>
            <w:tcBorders>
              <w:top w:val="single" w:sz="2" w:space="0" w:color="auto"/>
              <w:left w:val="nil"/>
              <w:bottom w:val="single" w:sz="2" w:space="0" w:color="auto"/>
              <w:right w:val="nil"/>
            </w:tcBorders>
            <w:shd w:val="clear" w:color="auto" w:fill="auto"/>
          </w:tcPr>
          <w:p w:rsidR="00DF436B" w:rsidRPr="00E71251" w:rsidRDefault="00DF436B" w:rsidP="00E71251">
            <w:pPr>
              <w:pStyle w:val="Tabletext"/>
            </w:pPr>
            <w:r w:rsidRPr="00E71251">
              <w:t>2</w:t>
            </w:r>
          </w:p>
        </w:tc>
        <w:tc>
          <w:tcPr>
            <w:tcW w:w="2829" w:type="dxa"/>
            <w:tcBorders>
              <w:top w:val="single" w:sz="2" w:space="0" w:color="auto"/>
              <w:left w:val="nil"/>
              <w:bottom w:val="single" w:sz="2" w:space="0" w:color="auto"/>
              <w:right w:val="nil"/>
            </w:tcBorders>
            <w:shd w:val="clear" w:color="auto" w:fill="auto"/>
          </w:tcPr>
          <w:p w:rsidR="00DF436B" w:rsidRPr="00E71251" w:rsidRDefault="00DF436B" w:rsidP="00E71251">
            <w:pPr>
              <w:pStyle w:val="Tabletext"/>
            </w:pPr>
            <w:r w:rsidRPr="00E71251">
              <w:t xml:space="preserve">Woolwich in the Parish of Hunters Hill, County of </w:t>
            </w:r>
            <w:smartTag w:uri="urn:schemas-microsoft-com:office:smarttags" w:element="City">
              <w:smartTag w:uri="urn:schemas-microsoft-com:office:smarttags" w:element="place">
                <w:r w:rsidRPr="00E71251">
                  <w:t>Cumberland</w:t>
                </w:r>
              </w:smartTag>
            </w:smartTag>
          </w:p>
        </w:tc>
        <w:tc>
          <w:tcPr>
            <w:tcW w:w="3544" w:type="dxa"/>
            <w:tcBorders>
              <w:top w:val="single" w:sz="2" w:space="0" w:color="auto"/>
              <w:left w:val="nil"/>
              <w:bottom w:val="single" w:sz="2" w:space="0" w:color="auto"/>
              <w:right w:val="nil"/>
            </w:tcBorders>
            <w:shd w:val="clear" w:color="auto" w:fill="auto"/>
          </w:tcPr>
          <w:p w:rsidR="00DF436B" w:rsidRPr="00E71251" w:rsidRDefault="00DF436B" w:rsidP="00E71251">
            <w:pPr>
              <w:pStyle w:val="Tabletext"/>
            </w:pPr>
            <w:smartTag w:uri="urn:schemas-microsoft-com:office:smarttags" w:element="place">
              <w:r w:rsidRPr="00E71251">
                <w:t>Lot</w:t>
              </w:r>
            </w:smartTag>
            <w:r w:rsidRPr="00E71251">
              <w:t xml:space="preserve"> 4 in Deposited Plan 573213 (“Horse Paddock”) and </w:t>
            </w:r>
            <w:smartTag w:uri="urn:schemas-microsoft-com:office:smarttags" w:element="place">
              <w:r w:rsidRPr="00E71251">
                <w:t>Lot</w:t>
              </w:r>
            </w:smartTag>
            <w:r w:rsidRPr="00E71251">
              <w:t xml:space="preserve"> 1 in Deposited Plan 223852 (“Goat Paddock”)</w:t>
            </w:r>
          </w:p>
        </w:tc>
      </w:tr>
      <w:tr w:rsidR="00DF436B" w:rsidRPr="00E71251">
        <w:tblPrEx>
          <w:tblCellMar>
            <w:top w:w="0" w:type="dxa"/>
            <w:bottom w:w="0" w:type="dxa"/>
          </w:tblCellMar>
        </w:tblPrEx>
        <w:trPr>
          <w:cantSplit/>
        </w:trPr>
        <w:tc>
          <w:tcPr>
            <w:tcW w:w="714" w:type="dxa"/>
            <w:tcBorders>
              <w:top w:val="single" w:sz="2" w:space="0" w:color="auto"/>
              <w:left w:val="nil"/>
              <w:bottom w:val="single" w:sz="12" w:space="0" w:color="auto"/>
              <w:right w:val="nil"/>
            </w:tcBorders>
          </w:tcPr>
          <w:p w:rsidR="00DF436B" w:rsidRPr="00E71251" w:rsidRDefault="00DF436B" w:rsidP="00E71251">
            <w:pPr>
              <w:pStyle w:val="Tabletext"/>
            </w:pPr>
            <w:r w:rsidRPr="00E71251">
              <w:t>3</w:t>
            </w:r>
          </w:p>
        </w:tc>
        <w:tc>
          <w:tcPr>
            <w:tcW w:w="2829" w:type="dxa"/>
            <w:tcBorders>
              <w:top w:val="single" w:sz="2" w:space="0" w:color="auto"/>
              <w:left w:val="nil"/>
              <w:bottom w:val="single" w:sz="12" w:space="0" w:color="auto"/>
              <w:right w:val="nil"/>
            </w:tcBorders>
          </w:tcPr>
          <w:p w:rsidR="00DF436B" w:rsidRPr="00E71251" w:rsidRDefault="00DF436B" w:rsidP="00E71251">
            <w:pPr>
              <w:pStyle w:val="Tabletext"/>
            </w:pPr>
            <w:smartTag w:uri="urn:schemas-microsoft-com:office:smarttags" w:element="place">
              <w:smartTag w:uri="urn:schemas-microsoft-com:office:smarttags" w:element="PlaceName">
                <w:r w:rsidRPr="00E71251">
                  <w:t>Cockatoo</w:t>
                </w:r>
              </w:smartTag>
              <w:r w:rsidRPr="00E71251">
                <w:t xml:space="preserve"> </w:t>
              </w:r>
              <w:smartTag w:uri="urn:schemas-microsoft-com:office:smarttags" w:element="PlaceType">
                <w:r w:rsidRPr="00E71251">
                  <w:t>Island</w:t>
                </w:r>
              </w:smartTag>
            </w:smartTag>
            <w:r w:rsidRPr="00E71251">
              <w:t xml:space="preserve"> </w:t>
            </w:r>
          </w:p>
        </w:tc>
        <w:tc>
          <w:tcPr>
            <w:tcW w:w="3544" w:type="dxa"/>
            <w:tcBorders>
              <w:top w:val="single" w:sz="2" w:space="0" w:color="auto"/>
              <w:left w:val="nil"/>
              <w:bottom w:val="single" w:sz="12" w:space="0" w:color="auto"/>
              <w:right w:val="nil"/>
            </w:tcBorders>
          </w:tcPr>
          <w:p w:rsidR="00DF436B" w:rsidRPr="00E71251" w:rsidRDefault="00DF436B" w:rsidP="00E71251">
            <w:pPr>
              <w:pStyle w:val="Tabletext"/>
            </w:pPr>
            <w:smartTag w:uri="urn:schemas-microsoft-com:office:smarttags" w:element="place">
              <w:r w:rsidRPr="00E71251">
                <w:t>Lot</w:t>
              </w:r>
            </w:smartTag>
            <w:r w:rsidRPr="00E71251">
              <w:t xml:space="preserve"> 1 in Deposited Plan 549630</w:t>
            </w:r>
          </w:p>
        </w:tc>
      </w:tr>
    </w:tbl>
    <w:p w:rsidR="00DF436B" w:rsidRPr="00E71251" w:rsidRDefault="00DF436B" w:rsidP="00DF436B">
      <w:pPr>
        <w:sectPr w:rsidR="00DF436B" w:rsidRPr="00E71251" w:rsidSect="00280602">
          <w:headerReference w:type="even" r:id="rId26"/>
          <w:headerReference w:type="default" r:id="rId27"/>
          <w:pgSz w:w="11906" w:h="16838" w:code="9"/>
          <w:pgMar w:top="2268" w:right="2410" w:bottom="3827" w:left="2410" w:header="567" w:footer="3119" w:gutter="0"/>
          <w:cols w:space="708"/>
          <w:docGrid w:linePitch="360"/>
        </w:sectPr>
      </w:pPr>
    </w:p>
    <w:p w:rsidR="00DF436B" w:rsidRPr="00E71251" w:rsidRDefault="00DF436B" w:rsidP="00DF436B">
      <w:pPr>
        <w:pStyle w:val="ActHead1"/>
      </w:pPr>
      <w:bookmarkStart w:id="96" w:name="_Toc178741252"/>
      <w:r w:rsidRPr="00E71251">
        <w:rPr>
          <w:rStyle w:val="CharChapNo"/>
        </w:rPr>
        <w:t>Schedule</w:t>
      </w:r>
      <w:r w:rsidR="00E71251">
        <w:rPr>
          <w:rStyle w:val="CharChapNo"/>
        </w:rPr>
        <w:t> </w:t>
      </w:r>
      <w:r w:rsidRPr="00E71251">
        <w:rPr>
          <w:rStyle w:val="CharChapNo"/>
        </w:rPr>
        <w:t>2</w:t>
      </w:r>
      <w:r w:rsidRPr="00E71251">
        <w:t>—</w:t>
      </w:r>
      <w:r w:rsidRPr="00E71251">
        <w:rPr>
          <w:rStyle w:val="CharChapText"/>
        </w:rPr>
        <w:t>Other land to be vested in the Trust</w:t>
      </w:r>
      <w:bookmarkEnd w:id="96"/>
    </w:p>
    <w:p w:rsidR="00DF436B" w:rsidRPr="00E71251" w:rsidRDefault="00DF436B" w:rsidP="00DF436B">
      <w:pPr>
        <w:pStyle w:val="Header"/>
      </w:pPr>
      <w:r w:rsidRPr="00E71251">
        <w:rPr>
          <w:rStyle w:val="CharDivNo"/>
        </w:rPr>
        <w:t xml:space="preserve"> </w:t>
      </w:r>
      <w:r w:rsidRPr="00E71251">
        <w:rPr>
          <w:rStyle w:val="CharDivText"/>
        </w:rPr>
        <w:t xml:space="preserve"> </w:t>
      </w:r>
    </w:p>
    <w:p w:rsidR="00DF436B" w:rsidRPr="00E71251" w:rsidRDefault="00DF436B" w:rsidP="00DF436B">
      <w:pPr>
        <w:pStyle w:val="notemargin"/>
      </w:pPr>
      <w:r w:rsidRPr="00E71251">
        <w:t>Note:</w:t>
      </w:r>
      <w:r w:rsidRPr="00E71251">
        <w:tab/>
        <w:t>See subsection 21(1).</w:t>
      </w:r>
    </w:p>
    <w:p w:rsidR="00DF436B" w:rsidRPr="00E71251" w:rsidRDefault="00DF436B" w:rsidP="00E71251">
      <w:pPr>
        <w:pStyle w:val="Tabletext"/>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714"/>
        <w:gridCol w:w="2829"/>
        <w:gridCol w:w="3544"/>
      </w:tblGrid>
      <w:tr w:rsidR="00DF436B" w:rsidRPr="00E71251">
        <w:tblPrEx>
          <w:tblCellMar>
            <w:top w:w="0" w:type="dxa"/>
            <w:bottom w:w="0" w:type="dxa"/>
          </w:tblCellMar>
        </w:tblPrEx>
        <w:trPr>
          <w:cantSplit/>
          <w:tblHeader/>
        </w:trPr>
        <w:tc>
          <w:tcPr>
            <w:tcW w:w="7087" w:type="dxa"/>
            <w:gridSpan w:val="3"/>
            <w:tcBorders>
              <w:top w:val="single" w:sz="12" w:space="0" w:color="auto"/>
              <w:left w:val="nil"/>
              <w:bottom w:val="nil"/>
              <w:right w:val="nil"/>
            </w:tcBorders>
          </w:tcPr>
          <w:p w:rsidR="00DF436B" w:rsidRPr="00E71251" w:rsidRDefault="00DF436B" w:rsidP="00E71251">
            <w:pPr>
              <w:pStyle w:val="Tabletext"/>
            </w:pPr>
            <w:r w:rsidRPr="00E71251">
              <w:rPr>
                <w:b/>
              </w:rPr>
              <w:t>Other land to be vested in the Trust</w:t>
            </w:r>
          </w:p>
        </w:tc>
      </w:tr>
      <w:tr w:rsidR="00DF436B" w:rsidRPr="00E71251">
        <w:tblPrEx>
          <w:tblCellMar>
            <w:top w:w="0" w:type="dxa"/>
            <w:bottom w:w="0" w:type="dxa"/>
          </w:tblCellMar>
        </w:tblPrEx>
        <w:trPr>
          <w:cantSplit/>
          <w:tblHeader/>
        </w:trPr>
        <w:tc>
          <w:tcPr>
            <w:tcW w:w="714" w:type="dxa"/>
            <w:tcBorders>
              <w:top w:val="single" w:sz="6" w:space="0" w:color="auto"/>
              <w:left w:val="nil"/>
              <w:bottom w:val="single" w:sz="12" w:space="0" w:color="auto"/>
              <w:right w:val="nil"/>
            </w:tcBorders>
          </w:tcPr>
          <w:p w:rsidR="00DF436B" w:rsidRPr="00E71251" w:rsidRDefault="00DF436B" w:rsidP="00E71251">
            <w:pPr>
              <w:pStyle w:val="Tabletext"/>
            </w:pPr>
            <w:r w:rsidRPr="00E71251">
              <w:rPr>
                <w:b/>
              </w:rPr>
              <w:t>Item</w:t>
            </w:r>
          </w:p>
        </w:tc>
        <w:tc>
          <w:tcPr>
            <w:tcW w:w="2829" w:type="dxa"/>
            <w:tcBorders>
              <w:top w:val="single" w:sz="6" w:space="0" w:color="auto"/>
              <w:left w:val="nil"/>
              <w:bottom w:val="single" w:sz="12" w:space="0" w:color="auto"/>
              <w:right w:val="nil"/>
            </w:tcBorders>
          </w:tcPr>
          <w:p w:rsidR="00DF436B" w:rsidRPr="00E71251" w:rsidRDefault="00DF436B" w:rsidP="00E71251">
            <w:pPr>
              <w:pStyle w:val="Tabletext"/>
            </w:pPr>
            <w:r w:rsidRPr="00E71251">
              <w:rPr>
                <w:b/>
              </w:rPr>
              <w:t>Title of Trust land site</w:t>
            </w:r>
          </w:p>
        </w:tc>
        <w:tc>
          <w:tcPr>
            <w:tcW w:w="3544" w:type="dxa"/>
            <w:tcBorders>
              <w:top w:val="single" w:sz="6" w:space="0" w:color="auto"/>
              <w:left w:val="nil"/>
              <w:bottom w:val="single" w:sz="12" w:space="0" w:color="auto"/>
              <w:right w:val="nil"/>
            </w:tcBorders>
          </w:tcPr>
          <w:p w:rsidR="00DF436B" w:rsidRPr="00E71251" w:rsidRDefault="00DF436B" w:rsidP="00E71251">
            <w:pPr>
              <w:pStyle w:val="Tabletext"/>
            </w:pPr>
            <w:r w:rsidRPr="00E71251">
              <w:rPr>
                <w:b/>
              </w:rPr>
              <w:t>Site description in plan lodged under the relevant law of New South Wales</w:t>
            </w:r>
          </w:p>
        </w:tc>
      </w:tr>
      <w:tr w:rsidR="00DF436B" w:rsidRPr="00E71251">
        <w:tblPrEx>
          <w:tblCellMar>
            <w:top w:w="0" w:type="dxa"/>
            <w:bottom w:w="0" w:type="dxa"/>
          </w:tblCellMar>
        </w:tblPrEx>
        <w:trPr>
          <w:cantSplit/>
        </w:trPr>
        <w:tc>
          <w:tcPr>
            <w:tcW w:w="714" w:type="dxa"/>
            <w:tcBorders>
              <w:top w:val="single" w:sz="12" w:space="0" w:color="auto"/>
              <w:left w:val="nil"/>
              <w:bottom w:val="single" w:sz="12" w:space="0" w:color="auto"/>
              <w:right w:val="nil"/>
            </w:tcBorders>
          </w:tcPr>
          <w:p w:rsidR="00DF436B" w:rsidRPr="00E71251" w:rsidRDefault="00DF436B" w:rsidP="00E71251">
            <w:pPr>
              <w:pStyle w:val="Tabletext"/>
            </w:pPr>
            <w:r w:rsidRPr="00E71251">
              <w:t>1</w:t>
            </w:r>
          </w:p>
        </w:tc>
        <w:tc>
          <w:tcPr>
            <w:tcW w:w="2829" w:type="dxa"/>
            <w:tcBorders>
              <w:top w:val="single" w:sz="12" w:space="0" w:color="auto"/>
              <w:left w:val="nil"/>
              <w:bottom w:val="single" w:sz="12" w:space="0" w:color="auto"/>
              <w:right w:val="nil"/>
            </w:tcBorders>
          </w:tcPr>
          <w:p w:rsidR="00DF436B" w:rsidRPr="00E71251" w:rsidRDefault="00DF436B" w:rsidP="00E71251">
            <w:pPr>
              <w:pStyle w:val="Tabletext"/>
            </w:pPr>
            <w:r w:rsidRPr="00E71251">
              <w:t xml:space="preserve">Middle Head and </w:t>
            </w:r>
            <w:smartTag w:uri="urn:schemas-microsoft-com:office:smarttags" w:element="place">
              <w:smartTag w:uri="urn:schemas-microsoft-com:office:smarttags" w:element="PlaceName">
                <w:r w:rsidRPr="00E71251">
                  <w:t>Georges</w:t>
                </w:r>
              </w:smartTag>
              <w:r w:rsidRPr="00E71251">
                <w:t xml:space="preserve"> </w:t>
              </w:r>
              <w:smartTag w:uri="urn:schemas-microsoft-com:office:smarttags" w:element="PlaceName">
                <w:r w:rsidRPr="00E71251">
                  <w:t>Heights</w:t>
                </w:r>
              </w:smartTag>
            </w:smartTag>
            <w:r w:rsidRPr="00E71251">
              <w:t xml:space="preserve"> in the Parish of </w:t>
            </w:r>
            <w:smartTag w:uri="urn:schemas-microsoft-com:office:smarttags" w:element="City">
              <w:smartTag w:uri="urn:schemas-microsoft-com:office:smarttags" w:element="place">
                <w:r w:rsidRPr="00E71251">
                  <w:t>Willoughby</w:t>
                </w:r>
              </w:smartTag>
            </w:smartTag>
            <w:r w:rsidRPr="00E71251">
              <w:t xml:space="preserve">, County of </w:t>
            </w:r>
            <w:smartTag w:uri="urn:schemas-microsoft-com:office:smarttags" w:element="City">
              <w:smartTag w:uri="urn:schemas-microsoft-com:office:smarttags" w:element="place">
                <w:r w:rsidRPr="00E71251">
                  <w:t>Cumberland</w:t>
                </w:r>
              </w:smartTag>
            </w:smartTag>
          </w:p>
        </w:tc>
        <w:tc>
          <w:tcPr>
            <w:tcW w:w="3544" w:type="dxa"/>
            <w:tcBorders>
              <w:top w:val="single" w:sz="12" w:space="0" w:color="auto"/>
              <w:left w:val="nil"/>
              <w:bottom w:val="single" w:sz="12" w:space="0" w:color="auto"/>
              <w:right w:val="nil"/>
            </w:tcBorders>
          </w:tcPr>
          <w:p w:rsidR="00DF436B" w:rsidRPr="00E71251" w:rsidRDefault="00DF436B" w:rsidP="00E71251">
            <w:pPr>
              <w:pStyle w:val="Tabletext"/>
            </w:pPr>
            <w:r w:rsidRPr="00E71251">
              <w:t>Lots</w:t>
            </w:r>
            <w:r w:rsidR="0001032A" w:rsidRPr="00E71251">
              <w:t xml:space="preserve"> 1,</w:t>
            </w:r>
            <w:r w:rsidRPr="00E71251">
              <w:t xml:space="preserve"> 2, 3, 4, 5, 6, 7, 8, 9, 10, 11, 12, 13, 14</w:t>
            </w:r>
            <w:r w:rsidR="00A25F77" w:rsidRPr="00E71251">
              <w:t xml:space="preserve"> and 18</w:t>
            </w:r>
            <w:r w:rsidRPr="00E71251">
              <w:t xml:space="preserve"> in Deposited Plan 233157; </w:t>
            </w:r>
            <w:r w:rsidR="002F73B8" w:rsidRPr="00E71251">
              <w:t>Lots 104 and 105 in Deposited Plan 1079507</w:t>
            </w:r>
          </w:p>
        </w:tc>
      </w:tr>
    </w:tbl>
    <w:p w:rsidR="00DF436B" w:rsidRPr="00E71251" w:rsidRDefault="00DF436B" w:rsidP="00DF436B"/>
    <w:p w:rsidR="00DF436B" w:rsidRPr="00E71251" w:rsidRDefault="00DF436B" w:rsidP="00DF436B">
      <w:pPr>
        <w:sectPr w:rsidR="00DF436B" w:rsidRPr="00E71251" w:rsidSect="00280602">
          <w:headerReference w:type="even" r:id="rId28"/>
          <w:headerReference w:type="default" r:id="rId29"/>
          <w:pgSz w:w="11906" w:h="16838" w:code="9"/>
          <w:pgMar w:top="2268" w:right="2410" w:bottom="3827" w:left="2410" w:header="567" w:footer="3119" w:gutter="0"/>
          <w:cols w:space="708"/>
          <w:docGrid w:linePitch="360"/>
        </w:sectPr>
      </w:pPr>
    </w:p>
    <w:p w:rsidR="00DF436B" w:rsidRPr="00E71251" w:rsidRDefault="00DF436B" w:rsidP="00DF436B">
      <w:pPr>
        <w:pStyle w:val="NotesSection"/>
      </w:pPr>
      <w:bookmarkStart w:id="97" w:name="_Toc178741253"/>
      <w:r w:rsidRPr="00E71251">
        <w:rPr>
          <w:rStyle w:val="CharNotesReg"/>
        </w:rPr>
        <w:t>Notes to the</w:t>
      </w:r>
      <w:r w:rsidRPr="00E71251">
        <w:t xml:space="preserve"> </w:t>
      </w:r>
      <w:r w:rsidRPr="00E71251">
        <w:rPr>
          <w:rStyle w:val="CharNotesItals"/>
        </w:rPr>
        <w:fldChar w:fldCharType="begin"/>
      </w:r>
      <w:r w:rsidRPr="00E71251">
        <w:rPr>
          <w:rStyle w:val="CharNotesItals"/>
        </w:rPr>
        <w:instrText xml:space="preserve"> STYLEREF ShortT \* MERGEFORMAT </w:instrText>
      </w:r>
      <w:r w:rsidRPr="00E71251">
        <w:rPr>
          <w:rStyle w:val="CharNotesItals"/>
        </w:rPr>
        <w:fldChar w:fldCharType="separate"/>
      </w:r>
      <w:r w:rsidR="00B048FA">
        <w:rPr>
          <w:rStyle w:val="CharNotesItals"/>
          <w:noProof/>
        </w:rPr>
        <w:t>Sydney Harbour Federation Trust Act 2001</w:t>
      </w:r>
      <w:bookmarkEnd w:id="97"/>
      <w:r w:rsidRPr="00E71251">
        <w:rPr>
          <w:rStyle w:val="CharNotesItals"/>
        </w:rPr>
        <w:fldChar w:fldCharType="end"/>
      </w:r>
    </w:p>
    <w:p w:rsidR="00DF436B" w:rsidRPr="00E71251" w:rsidRDefault="00DF436B" w:rsidP="00DF436B">
      <w:pPr>
        <w:pStyle w:val="ENoteNo"/>
      </w:pPr>
      <w:r w:rsidRPr="00E71251">
        <w:t>Note 1</w:t>
      </w:r>
    </w:p>
    <w:p w:rsidR="00DF436B" w:rsidRDefault="00DF436B" w:rsidP="00DF436B">
      <w:pPr>
        <w:pStyle w:val="EndNote"/>
        <w:rPr>
          <w:color w:val="000000"/>
        </w:rPr>
      </w:pPr>
      <w:r w:rsidRPr="00E71251">
        <w:t xml:space="preserve">The </w:t>
      </w:r>
      <w:smartTag w:uri="urn:schemas-microsoft-com:office:smarttags" w:element="place">
        <w:smartTag w:uri="urn:schemas-microsoft-com:office:smarttags" w:element="PlaceName">
          <w:r w:rsidRPr="00E71251">
            <w:rPr>
              <w:rStyle w:val="CharNotesItals"/>
              <w:noProof/>
            </w:rPr>
            <w:t>Sydney</w:t>
          </w:r>
        </w:smartTag>
        <w:r w:rsidRPr="00E71251">
          <w:rPr>
            <w:rStyle w:val="CharNotesItals"/>
            <w:noProof/>
          </w:rPr>
          <w:t xml:space="preserve"> </w:t>
        </w:r>
        <w:smartTag w:uri="urn:schemas-microsoft-com:office:smarttags" w:element="PlaceName">
          <w:r w:rsidRPr="00E71251">
            <w:rPr>
              <w:rStyle w:val="CharNotesItals"/>
              <w:noProof/>
            </w:rPr>
            <w:t>Harbour</w:t>
          </w:r>
        </w:smartTag>
      </w:smartTag>
      <w:r w:rsidRPr="00E71251">
        <w:rPr>
          <w:rStyle w:val="CharNotesItals"/>
          <w:noProof/>
        </w:rPr>
        <w:t xml:space="preserve"> Federation Trust Act 2001</w:t>
      </w:r>
      <w:r w:rsidRPr="00E71251">
        <w:t xml:space="preserve"> as shown in this </w:t>
      </w:r>
      <w:r w:rsidRPr="00E71251">
        <w:rPr>
          <w:snapToGrid w:val="0"/>
          <w:lang w:eastAsia="en-US"/>
        </w:rPr>
        <w:t>compilation</w:t>
      </w:r>
      <w:r w:rsidRPr="00E71251">
        <w:t xml:space="preserve"> comprises Act No.</w:t>
      </w:r>
      <w:r w:rsidR="00E71251">
        <w:t> </w:t>
      </w:r>
      <w:r w:rsidRPr="00E71251">
        <w:t>2, 2001</w:t>
      </w:r>
      <w:r w:rsidRPr="00E71251">
        <w:rPr>
          <w:color w:val="000000"/>
        </w:rPr>
        <w:t xml:space="preserve"> amended as indicated in the Tables below.</w:t>
      </w:r>
    </w:p>
    <w:p w:rsidR="00E454F9" w:rsidRPr="00E71251" w:rsidRDefault="00E454F9" w:rsidP="00DF436B">
      <w:pPr>
        <w:pStyle w:val="EndNote"/>
        <w:numPr>
          <w:ins w:id="98" w:author="Author"/>
        </w:numPr>
      </w:pPr>
      <w:r>
        <w:rPr>
          <w:color w:val="000000"/>
        </w:rPr>
        <w:t xml:space="preserve">For cessation details of this Act </w:t>
      </w:r>
      <w:r w:rsidRPr="009978F8">
        <w:rPr>
          <w:i/>
          <w:color w:val="000000"/>
        </w:rPr>
        <w:t>see</w:t>
      </w:r>
      <w:r>
        <w:rPr>
          <w:color w:val="000000"/>
        </w:rPr>
        <w:t xml:space="preserve"> section 66.</w:t>
      </w:r>
    </w:p>
    <w:p w:rsidR="00DF436B" w:rsidRPr="00E71251" w:rsidRDefault="00DF436B" w:rsidP="00DF436B">
      <w:pPr>
        <w:pStyle w:val="EndNote"/>
      </w:pPr>
      <w:r w:rsidRPr="00E71251">
        <w:t xml:space="preserve">For all relevant information pertaining to application, saving or transitional provisions </w:t>
      </w:r>
      <w:r w:rsidRPr="00E71251">
        <w:rPr>
          <w:i/>
        </w:rPr>
        <w:t>see</w:t>
      </w:r>
      <w:r w:rsidRPr="00E71251">
        <w:t xml:space="preserve"> Table</w:t>
      </w:r>
      <w:r w:rsidR="00E71251">
        <w:t xml:space="preserve"> </w:t>
      </w:r>
      <w:r w:rsidRPr="00E71251">
        <w:t xml:space="preserve">A. </w:t>
      </w:r>
    </w:p>
    <w:p w:rsidR="00DF436B" w:rsidRPr="00E71251" w:rsidRDefault="00DF436B" w:rsidP="00DF436B">
      <w:pPr>
        <w:pStyle w:val="TableOfActsHead"/>
      </w:pPr>
      <w:r w:rsidRPr="00E71251">
        <w:t>Table of Acts</w:t>
      </w:r>
    </w:p>
    <w:tbl>
      <w:tblPr>
        <w:tblW w:w="7308" w:type="dxa"/>
        <w:tblInd w:w="-1" w:type="dxa"/>
        <w:tblLayout w:type="fixed"/>
        <w:tblCellMar>
          <w:left w:w="107" w:type="dxa"/>
          <w:right w:w="107" w:type="dxa"/>
        </w:tblCellMar>
        <w:tblLook w:val="0000" w:firstRow="0" w:lastRow="0" w:firstColumn="0" w:lastColumn="0" w:noHBand="0" w:noVBand="0"/>
      </w:tblPr>
      <w:tblGrid>
        <w:gridCol w:w="2235"/>
        <w:gridCol w:w="1135"/>
        <w:gridCol w:w="1323"/>
        <w:gridCol w:w="1535"/>
        <w:gridCol w:w="1080"/>
      </w:tblGrid>
      <w:tr w:rsidR="00DF436B" w:rsidRPr="00E71251">
        <w:tblPrEx>
          <w:tblCellMar>
            <w:top w:w="0" w:type="dxa"/>
            <w:bottom w:w="0" w:type="dxa"/>
          </w:tblCellMar>
        </w:tblPrEx>
        <w:trPr>
          <w:tblHeader/>
        </w:trPr>
        <w:tc>
          <w:tcPr>
            <w:tcW w:w="2235" w:type="dxa"/>
            <w:tcBorders>
              <w:top w:val="single" w:sz="2" w:space="0" w:color="auto"/>
              <w:bottom w:val="single" w:sz="2" w:space="0" w:color="auto"/>
            </w:tcBorders>
            <w:shd w:val="clear" w:color="auto" w:fill="auto"/>
          </w:tcPr>
          <w:p w:rsidR="00DF436B" w:rsidRPr="00E71251" w:rsidRDefault="00DF436B" w:rsidP="00DF436B">
            <w:pPr>
              <w:spacing w:before="60" w:after="60" w:line="180" w:lineRule="atLeast"/>
              <w:rPr>
                <w:rFonts w:ascii="Helvetica" w:hAnsi="Helvetica"/>
                <w:sz w:val="16"/>
              </w:rPr>
            </w:pPr>
            <w:r w:rsidRPr="00E71251">
              <w:rPr>
                <w:rFonts w:ascii="Arial" w:hAnsi="Arial" w:cs="Arial"/>
                <w:sz w:val="16"/>
              </w:rPr>
              <w:t>Act</w:t>
            </w:r>
          </w:p>
        </w:tc>
        <w:tc>
          <w:tcPr>
            <w:tcW w:w="1135" w:type="dxa"/>
            <w:tcBorders>
              <w:top w:val="single" w:sz="2" w:space="0" w:color="auto"/>
              <w:bottom w:val="single" w:sz="2" w:space="0" w:color="auto"/>
            </w:tcBorders>
            <w:shd w:val="clear" w:color="auto" w:fill="auto"/>
          </w:tcPr>
          <w:p w:rsidR="00DF436B" w:rsidRPr="00E71251" w:rsidRDefault="00DF436B" w:rsidP="00DF436B">
            <w:pPr>
              <w:spacing w:before="60" w:after="60" w:line="180" w:lineRule="atLeast"/>
              <w:rPr>
                <w:rFonts w:ascii="Helvetica" w:hAnsi="Helvetica"/>
                <w:sz w:val="16"/>
              </w:rPr>
            </w:pPr>
            <w:r w:rsidRPr="00E71251">
              <w:rPr>
                <w:rFonts w:ascii="Arial" w:hAnsi="Arial" w:cs="Arial"/>
                <w:sz w:val="16"/>
              </w:rPr>
              <w:t xml:space="preserve">Number </w:t>
            </w:r>
            <w:r w:rsidRPr="00E71251">
              <w:rPr>
                <w:rFonts w:ascii="Arial" w:hAnsi="Arial" w:cs="Arial"/>
                <w:sz w:val="16"/>
              </w:rPr>
              <w:br/>
              <w:t>and year</w:t>
            </w:r>
          </w:p>
        </w:tc>
        <w:tc>
          <w:tcPr>
            <w:tcW w:w="1323" w:type="dxa"/>
            <w:tcBorders>
              <w:top w:val="single" w:sz="2" w:space="0" w:color="auto"/>
              <w:bottom w:val="single" w:sz="2" w:space="0" w:color="auto"/>
            </w:tcBorders>
            <w:shd w:val="clear" w:color="auto" w:fill="auto"/>
          </w:tcPr>
          <w:p w:rsidR="00DF436B" w:rsidRPr="00E71251" w:rsidRDefault="00DF436B" w:rsidP="00DF436B">
            <w:pPr>
              <w:spacing w:before="60" w:after="60" w:line="180" w:lineRule="atLeast"/>
              <w:rPr>
                <w:rFonts w:ascii="Helvetica" w:hAnsi="Helvetica"/>
                <w:sz w:val="16"/>
              </w:rPr>
            </w:pPr>
            <w:r w:rsidRPr="00E71251">
              <w:rPr>
                <w:rFonts w:ascii="Arial" w:hAnsi="Arial" w:cs="Arial"/>
                <w:sz w:val="16"/>
              </w:rPr>
              <w:t xml:space="preserve">Date </w:t>
            </w:r>
            <w:r w:rsidRPr="00E71251">
              <w:rPr>
                <w:rFonts w:ascii="Arial" w:hAnsi="Arial" w:cs="Arial"/>
                <w:sz w:val="16"/>
              </w:rPr>
              <w:br/>
              <w:t>of Assent</w:t>
            </w:r>
          </w:p>
        </w:tc>
        <w:tc>
          <w:tcPr>
            <w:tcW w:w="1535" w:type="dxa"/>
            <w:tcBorders>
              <w:top w:val="single" w:sz="2" w:space="0" w:color="auto"/>
              <w:bottom w:val="single" w:sz="2" w:space="0" w:color="auto"/>
            </w:tcBorders>
            <w:shd w:val="clear" w:color="auto" w:fill="auto"/>
          </w:tcPr>
          <w:p w:rsidR="00DF436B" w:rsidRPr="00E71251" w:rsidRDefault="00DF436B" w:rsidP="00DF436B">
            <w:pPr>
              <w:spacing w:before="60" w:after="60" w:line="180" w:lineRule="atLeast"/>
              <w:rPr>
                <w:rFonts w:ascii="Helvetica" w:hAnsi="Helvetica"/>
                <w:sz w:val="16"/>
              </w:rPr>
            </w:pPr>
            <w:r w:rsidRPr="00E71251">
              <w:rPr>
                <w:rFonts w:ascii="Arial" w:hAnsi="Arial" w:cs="Arial"/>
                <w:sz w:val="16"/>
              </w:rPr>
              <w:t>Date of commencement</w:t>
            </w:r>
          </w:p>
        </w:tc>
        <w:tc>
          <w:tcPr>
            <w:tcW w:w="1080" w:type="dxa"/>
            <w:tcBorders>
              <w:top w:val="single" w:sz="2" w:space="0" w:color="auto"/>
              <w:bottom w:val="single" w:sz="2" w:space="0" w:color="auto"/>
            </w:tcBorders>
            <w:shd w:val="clear" w:color="auto" w:fill="auto"/>
          </w:tcPr>
          <w:p w:rsidR="00DF436B" w:rsidRPr="00E71251" w:rsidRDefault="00DF436B" w:rsidP="00DF436B">
            <w:pPr>
              <w:spacing w:before="60" w:after="60" w:line="180" w:lineRule="atLeast"/>
              <w:ind w:right="-108"/>
              <w:rPr>
                <w:rFonts w:ascii="Arial" w:hAnsi="Arial" w:cs="Arial"/>
                <w:sz w:val="16"/>
              </w:rPr>
            </w:pPr>
            <w:r w:rsidRPr="00E71251">
              <w:rPr>
                <w:rFonts w:ascii="Arial" w:hAnsi="Arial" w:cs="Arial"/>
                <w:sz w:val="16"/>
              </w:rPr>
              <w:t>Application, saving or transitional provisions</w:t>
            </w:r>
          </w:p>
        </w:tc>
      </w:tr>
      <w:tr w:rsidR="00DF436B" w:rsidRPr="00E71251">
        <w:tblPrEx>
          <w:tblCellMar>
            <w:top w:w="0" w:type="dxa"/>
            <w:left w:w="108" w:type="dxa"/>
            <w:bottom w:w="0" w:type="dxa"/>
            <w:right w:w="108" w:type="dxa"/>
          </w:tblCellMar>
        </w:tblPrEx>
        <w:tc>
          <w:tcPr>
            <w:tcW w:w="2235" w:type="dxa"/>
            <w:tcBorders>
              <w:top w:val="single" w:sz="2" w:space="0" w:color="auto"/>
            </w:tcBorders>
          </w:tcPr>
          <w:p w:rsidR="00DF436B" w:rsidRPr="00E71251" w:rsidRDefault="00DF436B" w:rsidP="00DF436B">
            <w:pPr>
              <w:pStyle w:val="TableOfActs1"/>
              <w:rPr>
                <w:i w:val="0"/>
              </w:rPr>
            </w:pPr>
            <w:smartTag w:uri="urn:schemas-microsoft-com:office:smarttags" w:element="place">
              <w:smartTag w:uri="urn:schemas-microsoft-com:office:smarttags" w:element="PlaceName">
                <w:r w:rsidRPr="00E71251">
                  <w:rPr>
                    <w:rStyle w:val="CharNotesItals"/>
                    <w:i/>
                    <w:noProof/>
                  </w:rPr>
                  <w:t>Sydney</w:t>
                </w:r>
              </w:smartTag>
              <w:r w:rsidRPr="00E71251">
                <w:rPr>
                  <w:rStyle w:val="CharNotesItals"/>
                  <w:i/>
                  <w:noProof/>
                </w:rPr>
                <w:t xml:space="preserve"> </w:t>
              </w:r>
              <w:smartTag w:uri="urn:schemas-microsoft-com:office:smarttags" w:element="PlaceName">
                <w:r w:rsidRPr="00E71251">
                  <w:rPr>
                    <w:rStyle w:val="CharNotesItals"/>
                    <w:i/>
                    <w:noProof/>
                  </w:rPr>
                  <w:t>Harbour</w:t>
                </w:r>
              </w:smartTag>
            </w:smartTag>
            <w:r w:rsidRPr="00E71251">
              <w:rPr>
                <w:rStyle w:val="CharNotesItals"/>
                <w:i/>
                <w:noProof/>
              </w:rPr>
              <w:t xml:space="preserve"> Federation Trust Act 2001</w:t>
            </w:r>
          </w:p>
        </w:tc>
        <w:tc>
          <w:tcPr>
            <w:tcW w:w="1135" w:type="dxa"/>
            <w:tcBorders>
              <w:top w:val="single" w:sz="2" w:space="0" w:color="auto"/>
            </w:tcBorders>
          </w:tcPr>
          <w:p w:rsidR="00DF436B" w:rsidRPr="00E71251" w:rsidRDefault="00DF436B" w:rsidP="00DF436B">
            <w:pPr>
              <w:pStyle w:val="TableOfActs2"/>
            </w:pPr>
            <w:r w:rsidRPr="00E71251">
              <w:t>2, 2001</w:t>
            </w:r>
          </w:p>
        </w:tc>
        <w:tc>
          <w:tcPr>
            <w:tcW w:w="1323" w:type="dxa"/>
            <w:tcBorders>
              <w:top w:val="single" w:sz="2" w:space="0" w:color="auto"/>
            </w:tcBorders>
          </w:tcPr>
          <w:p w:rsidR="00DF436B" w:rsidRPr="00E71251" w:rsidRDefault="00DF436B" w:rsidP="00DF436B">
            <w:pPr>
              <w:pStyle w:val="TableOfActs2"/>
            </w:pPr>
            <w:smartTag w:uri="urn:schemas-microsoft-com:office:smarttags" w:element="date">
              <w:smartTagPr>
                <w:attr w:name="Month" w:val="3"/>
                <w:attr w:name="Day" w:val="20"/>
                <w:attr w:name="Year" w:val="2001"/>
              </w:smartTagPr>
              <w:r w:rsidRPr="00E71251">
                <w:t>20 Mar 2001</w:t>
              </w:r>
            </w:smartTag>
          </w:p>
        </w:tc>
        <w:tc>
          <w:tcPr>
            <w:tcW w:w="1535" w:type="dxa"/>
            <w:tcBorders>
              <w:top w:val="single" w:sz="2" w:space="0" w:color="auto"/>
            </w:tcBorders>
          </w:tcPr>
          <w:p w:rsidR="00DF436B" w:rsidRPr="00E71251" w:rsidRDefault="00DF436B" w:rsidP="00DF436B">
            <w:pPr>
              <w:pStyle w:val="TableOfActs2"/>
            </w:pPr>
            <w:smartTag w:uri="urn:schemas-microsoft-com:office:smarttags" w:element="date">
              <w:smartTagPr>
                <w:attr w:name="Month" w:val="9"/>
                <w:attr w:name="Day" w:val="20"/>
                <w:attr w:name="Year" w:val="2001"/>
              </w:smartTagPr>
              <w:r w:rsidRPr="00E71251">
                <w:t>20 Sept 2001</w:t>
              </w:r>
            </w:smartTag>
          </w:p>
        </w:tc>
        <w:tc>
          <w:tcPr>
            <w:tcW w:w="1080" w:type="dxa"/>
            <w:tcBorders>
              <w:top w:val="single" w:sz="2" w:space="0" w:color="auto"/>
            </w:tcBorders>
          </w:tcPr>
          <w:p w:rsidR="00DF436B" w:rsidRPr="00E71251" w:rsidRDefault="00DF436B" w:rsidP="00DF436B">
            <w:pPr>
              <w:pStyle w:val="TableOfActs2"/>
            </w:pPr>
          </w:p>
        </w:tc>
      </w:tr>
      <w:tr w:rsidR="00DF436B" w:rsidRPr="00E71251">
        <w:tblPrEx>
          <w:tblCellMar>
            <w:top w:w="0" w:type="dxa"/>
            <w:left w:w="108" w:type="dxa"/>
            <w:bottom w:w="0" w:type="dxa"/>
            <w:right w:w="108" w:type="dxa"/>
          </w:tblCellMar>
        </w:tblPrEx>
        <w:tc>
          <w:tcPr>
            <w:tcW w:w="2235" w:type="dxa"/>
          </w:tcPr>
          <w:p w:rsidR="00DF436B" w:rsidRPr="00E71251" w:rsidRDefault="00DF436B" w:rsidP="00DF436B">
            <w:pPr>
              <w:pStyle w:val="TableOfActs1"/>
            </w:pPr>
            <w:r w:rsidRPr="00E71251">
              <w:t>Financial Framework Legislation Amendment Act 2005</w:t>
            </w:r>
          </w:p>
        </w:tc>
        <w:tc>
          <w:tcPr>
            <w:tcW w:w="1135" w:type="dxa"/>
          </w:tcPr>
          <w:p w:rsidR="00DF436B" w:rsidRPr="00E71251" w:rsidRDefault="00DF436B" w:rsidP="00DF436B">
            <w:pPr>
              <w:pStyle w:val="TableOfActs2"/>
            </w:pPr>
            <w:r w:rsidRPr="00E71251">
              <w:t>8, 2005</w:t>
            </w:r>
          </w:p>
        </w:tc>
        <w:tc>
          <w:tcPr>
            <w:tcW w:w="1323" w:type="dxa"/>
          </w:tcPr>
          <w:p w:rsidR="00DF436B" w:rsidRPr="00E71251" w:rsidRDefault="00DF436B" w:rsidP="00DF436B">
            <w:pPr>
              <w:pStyle w:val="TableOfActs2"/>
            </w:pPr>
            <w:smartTag w:uri="urn:schemas-microsoft-com:office:smarttags" w:element="date">
              <w:smartTagPr>
                <w:attr w:name="Month" w:val="2"/>
                <w:attr w:name="Day" w:val="22"/>
                <w:attr w:name="Year" w:val="2005"/>
              </w:smartTagPr>
              <w:r w:rsidRPr="00E71251">
                <w:t>22 Feb 2005</w:t>
              </w:r>
            </w:smartTag>
          </w:p>
        </w:tc>
        <w:tc>
          <w:tcPr>
            <w:tcW w:w="1535" w:type="dxa"/>
          </w:tcPr>
          <w:p w:rsidR="00DF436B" w:rsidRPr="00E71251" w:rsidRDefault="00DF436B" w:rsidP="00DF436B">
            <w:pPr>
              <w:pStyle w:val="TableOfActs2"/>
              <w:rPr>
                <w:i/>
              </w:rPr>
            </w:pPr>
            <w:r w:rsidRPr="00E71251">
              <w:t>Schedule</w:t>
            </w:r>
            <w:r w:rsidR="00E71251">
              <w:t> </w:t>
            </w:r>
            <w:r w:rsidRPr="00E71251">
              <w:t>2 (items</w:t>
            </w:r>
            <w:r w:rsidR="00E71251">
              <w:t> </w:t>
            </w:r>
            <w:r w:rsidRPr="00E71251">
              <w:t>172–174): Royal Assent</w:t>
            </w:r>
          </w:p>
        </w:tc>
        <w:tc>
          <w:tcPr>
            <w:tcW w:w="1080" w:type="dxa"/>
          </w:tcPr>
          <w:p w:rsidR="00DF436B" w:rsidRPr="00E71251" w:rsidRDefault="00DF436B" w:rsidP="00DF436B">
            <w:pPr>
              <w:pStyle w:val="TableOfActs2"/>
            </w:pPr>
            <w:r w:rsidRPr="00E71251">
              <w:t>Sch. 2 (item</w:t>
            </w:r>
            <w:r w:rsidR="00E71251">
              <w:t> </w:t>
            </w:r>
            <w:r w:rsidRPr="00E71251">
              <w:t>174)</w:t>
            </w:r>
          </w:p>
        </w:tc>
      </w:tr>
      <w:tr w:rsidR="007C45CA" w:rsidRPr="00E71251">
        <w:tblPrEx>
          <w:tblCellMar>
            <w:top w:w="0" w:type="dxa"/>
            <w:left w:w="108" w:type="dxa"/>
            <w:bottom w:w="0" w:type="dxa"/>
            <w:right w:w="108" w:type="dxa"/>
          </w:tblCellMar>
        </w:tblPrEx>
        <w:tc>
          <w:tcPr>
            <w:tcW w:w="2235" w:type="dxa"/>
          </w:tcPr>
          <w:p w:rsidR="007C45CA" w:rsidRPr="00E71251" w:rsidRDefault="007C45CA" w:rsidP="00DF436B">
            <w:pPr>
              <w:pStyle w:val="TableOfActs1"/>
            </w:pPr>
            <w:r w:rsidRPr="00E71251">
              <w:t>Environment and Heritage Legislation Amendment Act 2005</w:t>
            </w:r>
          </w:p>
        </w:tc>
        <w:tc>
          <w:tcPr>
            <w:tcW w:w="1135" w:type="dxa"/>
          </w:tcPr>
          <w:p w:rsidR="007C45CA" w:rsidRPr="00E71251" w:rsidRDefault="007C45CA" w:rsidP="00DF436B">
            <w:pPr>
              <w:pStyle w:val="TableOfActs2"/>
            </w:pPr>
            <w:r w:rsidRPr="00E71251">
              <w:t>97, 2005</w:t>
            </w:r>
          </w:p>
        </w:tc>
        <w:tc>
          <w:tcPr>
            <w:tcW w:w="1323" w:type="dxa"/>
          </w:tcPr>
          <w:p w:rsidR="007C45CA" w:rsidRPr="00E71251" w:rsidRDefault="007C45CA" w:rsidP="00DF436B">
            <w:pPr>
              <w:pStyle w:val="TableOfActs2"/>
            </w:pPr>
            <w:smartTag w:uri="urn:schemas-microsoft-com:office:smarttags" w:element="date">
              <w:smartTagPr>
                <w:attr w:name="Month" w:val="7"/>
                <w:attr w:name="Day" w:val="6"/>
                <w:attr w:name="Year" w:val="2005"/>
              </w:smartTagPr>
              <w:r w:rsidRPr="00E71251">
                <w:t>6</w:t>
              </w:r>
              <w:r w:rsidR="00E71251">
                <w:t> </w:t>
              </w:r>
              <w:r w:rsidRPr="00E71251">
                <w:t>July 2005</w:t>
              </w:r>
            </w:smartTag>
          </w:p>
        </w:tc>
        <w:tc>
          <w:tcPr>
            <w:tcW w:w="1535" w:type="dxa"/>
          </w:tcPr>
          <w:p w:rsidR="007C45CA" w:rsidRPr="00E71251" w:rsidRDefault="007C45CA" w:rsidP="00DF436B">
            <w:pPr>
              <w:pStyle w:val="TableOfActs2"/>
            </w:pPr>
            <w:r w:rsidRPr="00E71251">
              <w:t>Schedule</w:t>
            </w:r>
            <w:r w:rsidR="00E71251">
              <w:t> </w:t>
            </w:r>
            <w:r w:rsidRPr="00E71251">
              <w:t xml:space="preserve">2: </w:t>
            </w:r>
            <w:r w:rsidR="001D02C5" w:rsidRPr="00E71251">
              <w:t>Royal Assent</w:t>
            </w:r>
          </w:p>
        </w:tc>
        <w:tc>
          <w:tcPr>
            <w:tcW w:w="1080" w:type="dxa"/>
          </w:tcPr>
          <w:p w:rsidR="007C45CA" w:rsidRPr="00E71251" w:rsidRDefault="007C45CA" w:rsidP="00DF436B">
            <w:pPr>
              <w:pStyle w:val="TableOfActs2"/>
            </w:pPr>
            <w:r w:rsidRPr="00E71251">
              <w:t>—</w:t>
            </w:r>
          </w:p>
        </w:tc>
      </w:tr>
      <w:tr w:rsidR="00C62F62" w:rsidRPr="00E71251">
        <w:tblPrEx>
          <w:tblCellMar>
            <w:top w:w="0" w:type="dxa"/>
            <w:left w:w="108" w:type="dxa"/>
            <w:bottom w:w="0" w:type="dxa"/>
            <w:right w:w="108" w:type="dxa"/>
          </w:tblCellMar>
        </w:tblPrEx>
        <w:tc>
          <w:tcPr>
            <w:tcW w:w="2235" w:type="dxa"/>
          </w:tcPr>
          <w:p w:rsidR="00C62F62" w:rsidRPr="00C62F62" w:rsidRDefault="00C62F62" w:rsidP="00DF436B">
            <w:pPr>
              <w:pStyle w:val="TableOfActs1"/>
            </w:pPr>
            <w:smartTag w:uri="urn:schemas-microsoft-com:office:smarttags" w:element="place">
              <w:smartTag w:uri="urn:schemas-microsoft-com:office:smarttags" w:element="PlaceName">
                <w:r w:rsidRPr="00C62F62">
                  <w:t>Sydney</w:t>
                </w:r>
              </w:smartTag>
              <w:r w:rsidRPr="00C62F62">
                <w:t xml:space="preserve"> </w:t>
              </w:r>
              <w:smartTag w:uri="urn:schemas-microsoft-com:office:smarttags" w:element="PlaceName">
                <w:r w:rsidRPr="00C62F62">
                  <w:t>Harbour</w:t>
                </w:r>
              </w:smartTag>
            </w:smartTag>
            <w:r w:rsidRPr="00C62F62">
              <w:t xml:space="preserve"> Federation Trust Amendment Act 2007</w:t>
            </w:r>
          </w:p>
        </w:tc>
        <w:tc>
          <w:tcPr>
            <w:tcW w:w="1135" w:type="dxa"/>
          </w:tcPr>
          <w:p w:rsidR="00C62F62" w:rsidRPr="00E71251" w:rsidRDefault="00C62F62" w:rsidP="00DF436B">
            <w:pPr>
              <w:pStyle w:val="TableOfActs2"/>
            </w:pPr>
            <w:r>
              <w:t>151, 2007</w:t>
            </w:r>
          </w:p>
        </w:tc>
        <w:tc>
          <w:tcPr>
            <w:tcW w:w="1323" w:type="dxa"/>
          </w:tcPr>
          <w:p w:rsidR="00C62F62" w:rsidRPr="00E71251" w:rsidRDefault="00C62F62" w:rsidP="00DF436B">
            <w:pPr>
              <w:pStyle w:val="TableOfActs2"/>
            </w:pPr>
            <w:smartTag w:uri="urn:schemas-microsoft-com:office:smarttags" w:element="date">
              <w:smartTagPr>
                <w:attr w:name="Month" w:val="9"/>
                <w:attr w:name="Day" w:val="24"/>
                <w:attr w:name="Year" w:val="2007"/>
              </w:smartTagPr>
              <w:r>
                <w:t>24 Sept 2007</w:t>
              </w:r>
            </w:smartTag>
          </w:p>
        </w:tc>
        <w:tc>
          <w:tcPr>
            <w:tcW w:w="1535" w:type="dxa"/>
          </w:tcPr>
          <w:p w:rsidR="00C62F62" w:rsidRPr="00E71251" w:rsidRDefault="00C62F62" w:rsidP="00DF436B">
            <w:pPr>
              <w:pStyle w:val="TableOfActs2"/>
            </w:pPr>
            <w:smartTag w:uri="urn:schemas-microsoft-com:office:smarttags" w:element="date">
              <w:smartTagPr>
                <w:attr w:name="Month" w:val="9"/>
                <w:attr w:name="Day" w:val="24"/>
                <w:attr w:name="Year" w:val="2007"/>
              </w:smartTagPr>
              <w:r>
                <w:t>24 Sept 2007</w:t>
              </w:r>
            </w:smartTag>
          </w:p>
        </w:tc>
        <w:tc>
          <w:tcPr>
            <w:tcW w:w="1080" w:type="dxa"/>
          </w:tcPr>
          <w:p w:rsidR="00C62F62" w:rsidRPr="00E71251" w:rsidRDefault="00C62F62" w:rsidP="00DF436B">
            <w:pPr>
              <w:pStyle w:val="TableOfActs2"/>
            </w:pPr>
            <w:r w:rsidRPr="00E71251">
              <w:t>—</w:t>
            </w:r>
          </w:p>
        </w:tc>
      </w:tr>
    </w:tbl>
    <w:p w:rsidR="00EE00C0" w:rsidRDefault="00EE00C0">
      <w:pPr>
        <w:sectPr w:rsidR="00EE00C0" w:rsidSect="00280602">
          <w:headerReference w:type="even" r:id="rId30"/>
          <w:headerReference w:type="default" r:id="rId31"/>
          <w:headerReference w:type="first" r:id="rId32"/>
          <w:footerReference w:type="first" r:id="rId33"/>
          <w:type w:val="oddPage"/>
          <w:pgSz w:w="11906" w:h="16838" w:code="9"/>
          <w:pgMar w:top="1898" w:right="2410" w:bottom="3827" w:left="2410" w:header="567" w:footer="3119" w:gutter="0"/>
          <w:cols w:space="708"/>
          <w:titlePg/>
          <w:docGrid w:linePitch="360"/>
        </w:sectPr>
      </w:pPr>
    </w:p>
    <w:p w:rsidR="00DF436B" w:rsidRPr="00E71251" w:rsidRDefault="00DF436B" w:rsidP="00DF436B">
      <w:pPr>
        <w:pStyle w:val="TableOfAmendHead"/>
      </w:pPr>
      <w:r w:rsidRPr="00E71251">
        <w:t>Table of Amendments</w:t>
      </w:r>
    </w:p>
    <w:tbl>
      <w:tblPr>
        <w:tblW w:w="0" w:type="auto"/>
        <w:tblInd w:w="-72" w:type="dxa"/>
        <w:tblLayout w:type="fixed"/>
        <w:tblLook w:val="0000" w:firstRow="0" w:lastRow="0" w:firstColumn="0" w:lastColumn="0" w:noHBand="0" w:noVBand="0"/>
      </w:tblPr>
      <w:tblGrid>
        <w:gridCol w:w="2448"/>
        <w:gridCol w:w="4678"/>
      </w:tblGrid>
      <w:tr w:rsidR="00DF436B" w:rsidRPr="00E71251">
        <w:tblPrEx>
          <w:tblCellMar>
            <w:top w:w="0" w:type="dxa"/>
            <w:bottom w:w="0" w:type="dxa"/>
          </w:tblCellMar>
        </w:tblPrEx>
        <w:trPr>
          <w:cantSplit/>
          <w:tblHeader/>
        </w:trPr>
        <w:tc>
          <w:tcPr>
            <w:tcW w:w="7126" w:type="dxa"/>
            <w:gridSpan w:val="2"/>
          </w:tcPr>
          <w:p w:rsidR="00DF436B" w:rsidRPr="00E71251" w:rsidRDefault="00DF436B" w:rsidP="00DF436B">
            <w:pPr>
              <w:pStyle w:val="TableOfAmend"/>
              <w:spacing w:after="60"/>
            </w:pPr>
            <w:r w:rsidRPr="00E71251">
              <w:t>ad. = added or inserted     am. = amended     rep. = repealed     rs. = repealed and substituted</w:t>
            </w:r>
          </w:p>
        </w:tc>
      </w:tr>
      <w:tr w:rsidR="00DF436B" w:rsidRPr="00E71251">
        <w:tblPrEx>
          <w:tblCellMar>
            <w:top w:w="0" w:type="dxa"/>
            <w:bottom w:w="0" w:type="dxa"/>
          </w:tblCellMar>
        </w:tblPrEx>
        <w:trPr>
          <w:cantSplit/>
          <w:tblHeader/>
        </w:trPr>
        <w:tc>
          <w:tcPr>
            <w:tcW w:w="2448" w:type="dxa"/>
            <w:tcBorders>
              <w:top w:val="single" w:sz="6" w:space="0" w:color="auto"/>
              <w:bottom w:val="single" w:sz="6" w:space="0" w:color="auto"/>
            </w:tcBorders>
          </w:tcPr>
          <w:p w:rsidR="00DF436B" w:rsidRPr="00E71251" w:rsidRDefault="00DF436B" w:rsidP="00DF436B">
            <w:pPr>
              <w:pStyle w:val="TableOfAmend"/>
              <w:spacing w:line="200" w:lineRule="exact"/>
              <w:rPr>
                <w:sz w:val="18"/>
              </w:rPr>
            </w:pPr>
            <w:r w:rsidRPr="00E71251">
              <w:rPr>
                <w:sz w:val="18"/>
              </w:rPr>
              <w:t>Provision affected</w:t>
            </w:r>
          </w:p>
        </w:tc>
        <w:tc>
          <w:tcPr>
            <w:tcW w:w="4678" w:type="dxa"/>
            <w:tcBorders>
              <w:top w:val="single" w:sz="6" w:space="0" w:color="auto"/>
              <w:bottom w:val="single" w:sz="6" w:space="0" w:color="auto"/>
            </w:tcBorders>
          </w:tcPr>
          <w:p w:rsidR="00DF436B" w:rsidRPr="00E71251" w:rsidRDefault="00DF436B" w:rsidP="00DF436B">
            <w:pPr>
              <w:pStyle w:val="TableOfAmend"/>
              <w:spacing w:line="200" w:lineRule="exact"/>
              <w:rPr>
                <w:sz w:val="18"/>
              </w:rPr>
            </w:pPr>
            <w:r w:rsidRPr="00E71251">
              <w:rPr>
                <w:sz w:val="18"/>
              </w:rPr>
              <w:t>How affected</w:t>
            </w:r>
          </w:p>
        </w:tc>
      </w:tr>
      <w:tr w:rsidR="00DF436B" w:rsidRPr="00E71251">
        <w:tblPrEx>
          <w:tblCellMar>
            <w:top w:w="0" w:type="dxa"/>
            <w:bottom w:w="0" w:type="dxa"/>
          </w:tblCellMar>
        </w:tblPrEx>
        <w:tc>
          <w:tcPr>
            <w:tcW w:w="2448" w:type="dxa"/>
          </w:tcPr>
          <w:p w:rsidR="00DF436B" w:rsidRPr="00E71251" w:rsidRDefault="00DF436B" w:rsidP="00DF436B">
            <w:pPr>
              <w:pStyle w:val="TableOfAmend"/>
            </w:pPr>
            <w:r w:rsidRPr="00E71251">
              <w:t>S. 62</w:t>
            </w:r>
            <w:r w:rsidRPr="00E71251">
              <w:tab/>
            </w:r>
          </w:p>
        </w:tc>
        <w:tc>
          <w:tcPr>
            <w:tcW w:w="4678" w:type="dxa"/>
          </w:tcPr>
          <w:p w:rsidR="00DF436B" w:rsidRPr="00E71251" w:rsidRDefault="00DF436B" w:rsidP="00DF436B">
            <w:pPr>
              <w:pStyle w:val="TableOfAmend"/>
            </w:pPr>
            <w:r w:rsidRPr="00E71251">
              <w:t>am. No.</w:t>
            </w:r>
            <w:r w:rsidR="00E71251">
              <w:t> </w:t>
            </w:r>
            <w:r w:rsidRPr="00E71251">
              <w:t>8, 2005</w:t>
            </w:r>
          </w:p>
        </w:tc>
      </w:tr>
      <w:tr w:rsidR="00C62F62" w:rsidRPr="00E71251">
        <w:tblPrEx>
          <w:tblCellMar>
            <w:top w:w="0" w:type="dxa"/>
            <w:bottom w:w="0" w:type="dxa"/>
          </w:tblCellMar>
        </w:tblPrEx>
        <w:tc>
          <w:tcPr>
            <w:tcW w:w="2448" w:type="dxa"/>
          </w:tcPr>
          <w:p w:rsidR="00C62F62" w:rsidRPr="00E71251" w:rsidRDefault="00C62F62" w:rsidP="00DF436B">
            <w:pPr>
              <w:pStyle w:val="TableOfAmend"/>
            </w:pPr>
            <w:r>
              <w:t>S. 64</w:t>
            </w:r>
            <w:r>
              <w:tab/>
            </w:r>
          </w:p>
        </w:tc>
        <w:tc>
          <w:tcPr>
            <w:tcW w:w="4678" w:type="dxa"/>
          </w:tcPr>
          <w:p w:rsidR="00C62F62" w:rsidRPr="00E71251" w:rsidRDefault="00C62F62" w:rsidP="00DF436B">
            <w:pPr>
              <w:pStyle w:val="TableOfAmend"/>
            </w:pPr>
            <w:r>
              <w:t>am. No. 151, 2007</w:t>
            </w:r>
          </w:p>
        </w:tc>
      </w:tr>
      <w:tr w:rsidR="00C62F62" w:rsidRPr="00E71251">
        <w:tblPrEx>
          <w:tblCellMar>
            <w:top w:w="0" w:type="dxa"/>
            <w:bottom w:w="0" w:type="dxa"/>
          </w:tblCellMar>
        </w:tblPrEx>
        <w:tc>
          <w:tcPr>
            <w:tcW w:w="2448" w:type="dxa"/>
          </w:tcPr>
          <w:p w:rsidR="00C62F62" w:rsidRDefault="00E454F9" w:rsidP="00DF436B">
            <w:pPr>
              <w:pStyle w:val="TableOfAmend"/>
            </w:pPr>
            <w:r>
              <w:t>N</w:t>
            </w:r>
            <w:r w:rsidR="00C62F62">
              <w:t>ote to s. 64</w:t>
            </w:r>
            <w:r>
              <w:t>(1)(b)</w:t>
            </w:r>
            <w:r w:rsidR="00C62F62">
              <w:tab/>
            </w:r>
          </w:p>
        </w:tc>
        <w:tc>
          <w:tcPr>
            <w:tcW w:w="4678" w:type="dxa"/>
          </w:tcPr>
          <w:p w:rsidR="00C62F62" w:rsidRDefault="00C62F62" w:rsidP="00DF436B">
            <w:pPr>
              <w:pStyle w:val="TableOfAmend"/>
            </w:pPr>
            <w:r>
              <w:t>ad. No. 151, 2007</w:t>
            </w:r>
          </w:p>
        </w:tc>
      </w:tr>
      <w:tr w:rsidR="00C62F62" w:rsidRPr="00E71251">
        <w:tblPrEx>
          <w:tblCellMar>
            <w:top w:w="0" w:type="dxa"/>
            <w:bottom w:w="0" w:type="dxa"/>
          </w:tblCellMar>
        </w:tblPrEx>
        <w:tc>
          <w:tcPr>
            <w:tcW w:w="2448" w:type="dxa"/>
          </w:tcPr>
          <w:p w:rsidR="00C62F62" w:rsidRDefault="00C62F62" w:rsidP="00DF436B">
            <w:pPr>
              <w:pStyle w:val="TableOfAmend"/>
            </w:pPr>
            <w:r>
              <w:t>S. 66</w:t>
            </w:r>
            <w:r>
              <w:tab/>
            </w:r>
          </w:p>
        </w:tc>
        <w:tc>
          <w:tcPr>
            <w:tcW w:w="4678" w:type="dxa"/>
          </w:tcPr>
          <w:p w:rsidR="00C62F62" w:rsidRDefault="00C62F62" w:rsidP="00DF436B">
            <w:pPr>
              <w:pStyle w:val="TableOfAmend"/>
            </w:pPr>
            <w:r>
              <w:t>am. No. 151, 2007</w:t>
            </w:r>
          </w:p>
        </w:tc>
      </w:tr>
      <w:tr w:rsidR="00C62F62" w:rsidRPr="00E71251">
        <w:tblPrEx>
          <w:tblCellMar>
            <w:top w:w="0" w:type="dxa"/>
            <w:bottom w:w="0" w:type="dxa"/>
          </w:tblCellMar>
        </w:tblPrEx>
        <w:tc>
          <w:tcPr>
            <w:tcW w:w="2448" w:type="dxa"/>
          </w:tcPr>
          <w:p w:rsidR="00C62F62" w:rsidRDefault="00E454F9" w:rsidP="00DF436B">
            <w:pPr>
              <w:pStyle w:val="TableOfAmend"/>
            </w:pPr>
            <w:r>
              <w:t>N</w:t>
            </w:r>
            <w:r w:rsidR="00C62F62">
              <w:t>ote to s. 66</w:t>
            </w:r>
            <w:r>
              <w:t>(1)</w:t>
            </w:r>
            <w:r w:rsidR="00C62F62">
              <w:tab/>
            </w:r>
          </w:p>
        </w:tc>
        <w:tc>
          <w:tcPr>
            <w:tcW w:w="4678" w:type="dxa"/>
          </w:tcPr>
          <w:p w:rsidR="00C62F62" w:rsidRDefault="00C62F62" w:rsidP="00DF436B">
            <w:pPr>
              <w:pStyle w:val="TableOfAmend"/>
            </w:pPr>
            <w:r>
              <w:t>ad. No. 151, 2007</w:t>
            </w:r>
          </w:p>
        </w:tc>
      </w:tr>
      <w:tr w:rsidR="00E95FE4" w:rsidRPr="00E71251">
        <w:tblPrEx>
          <w:tblCellMar>
            <w:top w:w="0" w:type="dxa"/>
            <w:bottom w:w="0" w:type="dxa"/>
          </w:tblCellMar>
        </w:tblPrEx>
        <w:tc>
          <w:tcPr>
            <w:tcW w:w="2448" w:type="dxa"/>
          </w:tcPr>
          <w:p w:rsidR="00E95FE4" w:rsidRPr="00E71251" w:rsidRDefault="00E95FE4" w:rsidP="00DF436B">
            <w:pPr>
              <w:pStyle w:val="TableOfAmend"/>
            </w:pPr>
            <w:r w:rsidRPr="00E71251">
              <w:t>Schedule</w:t>
            </w:r>
            <w:r w:rsidR="00E71251">
              <w:t> </w:t>
            </w:r>
            <w:r w:rsidRPr="00E71251">
              <w:t>1</w:t>
            </w:r>
            <w:r w:rsidRPr="00E71251">
              <w:tab/>
            </w:r>
          </w:p>
        </w:tc>
        <w:tc>
          <w:tcPr>
            <w:tcW w:w="4678" w:type="dxa"/>
          </w:tcPr>
          <w:p w:rsidR="00E95FE4" w:rsidRPr="00E71251" w:rsidRDefault="00E95FE4" w:rsidP="00DF436B">
            <w:pPr>
              <w:pStyle w:val="TableOfAmend"/>
            </w:pPr>
            <w:r w:rsidRPr="00E71251">
              <w:t>am. No.</w:t>
            </w:r>
            <w:r w:rsidR="00E71251">
              <w:t> </w:t>
            </w:r>
            <w:r w:rsidRPr="00E71251">
              <w:t>97, 2005</w:t>
            </w:r>
          </w:p>
        </w:tc>
      </w:tr>
      <w:tr w:rsidR="00E95FE4" w:rsidRPr="00E71251">
        <w:tblPrEx>
          <w:tblCellMar>
            <w:top w:w="0" w:type="dxa"/>
            <w:bottom w:w="0" w:type="dxa"/>
          </w:tblCellMar>
        </w:tblPrEx>
        <w:tc>
          <w:tcPr>
            <w:tcW w:w="2448" w:type="dxa"/>
          </w:tcPr>
          <w:p w:rsidR="00E95FE4" w:rsidRPr="00E71251" w:rsidRDefault="00E95FE4" w:rsidP="00E95FE4">
            <w:pPr>
              <w:pStyle w:val="TableOfAmend"/>
            </w:pPr>
            <w:r w:rsidRPr="00E71251">
              <w:t>Schedule</w:t>
            </w:r>
            <w:r w:rsidR="00E71251">
              <w:t> </w:t>
            </w:r>
            <w:r w:rsidRPr="00E71251">
              <w:t>2</w:t>
            </w:r>
            <w:r w:rsidRPr="00E71251">
              <w:tab/>
            </w:r>
          </w:p>
        </w:tc>
        <w:tc>
          <w:tcPr>
            <w:tcW w:w="4678" w:type="dxa"/>
          </w:tcPr>
          <w:p w:rsidR="00E95FE4" w:rsidRPr="00E71251" w:rsidRDefault="00E95FE4" w:rsidP="00E95FE4">
            <w:pPr>
              <w:pStyle w:val="TableOfAmend"/>
            </w:pPr>
            <w:r w:rsidRPr="00E71251">
              <w:t>am. No.</w:t>
            </w:r>
            <w:r w:rsidR="00E71251">
              <w:t> </w:t>
            </w:r>
            <w:r w:rsidRPr="00E71251">
              <w:t>97, 2005</w:t>
            </w:r>
          </w:p>
        </w:tc>
      </w:tr>
    </w:tbl>
    <w:p w:rsidR="00EE00C0" w:rsidRDefault="00EE00C0">
      <w:pPr>
        <w:sectPr w:rsidR="00EE00C0" w:rsidSect="00280602">
          <w:headerReference w:type="even" r:id="rId34"/>
          <w:headerReference w:type="default" r:id="rId35"/>
          <w:headerReference w:type="first" r:id="rId36"/>
          <w:footerReference w:type="first" r:id="rId37"/>
          <w:type w:val="oddPage"/>
          <w:pgSz w:w="11906" w:h="16838" w:code="9"/>
          <w:pgMar w:top="2268" w:right="2410" w:bottom="3827" w:left="2410" w:header="567" w:footer="3119" w:gutter="0"/>
          <w:cols w:space="708"/>
          <w:titlePg/>
          <w:docGrid w:linePitch="360"/>
        </w:sectPr>
      </w:pPr>
    </w:p>
    <w:p w:rsidR="00DF436B" w:rsidRPr="00E71251" w:rsidRDefault="00DF436B" w:rsidP="00DF436B">
      <w:pPr>
        <w:pStyle w:val="TableA0"/>
        <w:widowControl w:val="0"/>
      </w:pPr>
      <w:r w:rsidRPr="00E71251">
        <w:t>Table A</w:t>
      </w:r>
    </w:p>
    <w:p w:rsidR="00DF436B" w:rsidRPr="00E71251" w:rsidRDefault="00DF436B" w:rsidP="00DF436B">
      <w:pPr>
        <w:pStyle w:val="TableAHead"/>
      </w:pPr>
      <w:r w:rsidRPr="00E71251">
        <w:t>Application, saving or transitional provisions</w:t>
      </w:r>
    </w:p>
    <w:p w:rsidR="00DF436B" w:rsidRPr="00E71251" w:rsidRDefault="00DF436B" w:rsidP="00DF436B">
      <w:pPr>
        <w:pStyle w:val="TableAHeadItal"/>
        <w:rPr>
          <w:rFonts w:ascii="Times New Roman" w:hAnsi="Times New Roman"/>
          <w:i w:val="0"/>
        </w:rPr>
      </w:pPr>
      <w:r w:rsidRPr="00E71251">
        <w:rPr>
          <w:rFonts w:ascii="Times New Roman" w:hAnsi="Times New Roman"/>
        </w:rPr>
        <w:t xml:space="preserve">Financial Framework Legislation Amendment Act 2005 </w:t>
      </w:r>
      <w:r w:rsidRPr="00E71251">
        <w:rPr>
          <w:rFonts w:ascii="Times New Roman" w:hAnsi="Times New Roman"/>
          <w:i w:val="0"/>
        </w:rPr>
        <w:t>(No.</w:t>
      </w:r>
      <w:r w:rsidR="00E71251">
        <w:rPr>
          <w:rFonts w:ascii="Times New Roman" w:hAnsi="Times New Roman"/>
          <w:i w:val="0"/>
        </w:rPr>
        <w:t> </w:t>
      </w:r>
      <w:r w:rsidRPr="00E71251">
        <w:rPr>
          <w:rFonts w:ascii="Times New Roman" w:hAnsi="Times New Roman"/>
          <w:i w:val="0"/>
        </w:rPr>
        <w:t>8, 2005)</w:t>
      </w:r>
    </w:p>
    <w:p w:rsidR="00DF436B" w:rsidRPr="00E71251" w:rsidRDefault="00DF436B" w:rsidP="00DF436B">
      <w:pPr>
        <w:pStyle w:val="ItemHead"/>
      </w:pPr>
      <w:r w:rsidRPr="00E71251">
        <w:t>Schedule</w:t>
      </w:r>
      <w:r w:rsidR="00E71251">
        <w:t> </w:t>
      </w:r>
      <w:r w:rsidRPr="00E71251">
        <w:t>2</w:t>
      </w:r>
    </w:p>
    <w:p w:rsidR="00DF436B" w:rsidRPr="00E71251" w:rsidRDefault="00DF436B" w:rsidP="00DF436B">
      <w:pPr>
        <w:pStyle w:val="ItemHead"/>
      </w:pPr>
      <w:r w:rsidRPr="00E71251">
        <w:t>174  Saving provision—provisions that formerly referred to the Treasurer</w:t>
      </w:r>
    </w:p>
    <w:p w:rsidR="00DF436B" w:rsidRPr="00E71251" w:rsidRDefault="00DF436B" w:rsidP="00DF436B">
      <w:pPr>
        <w:pStyle w:val="Subitem"/>
      </w:pPr>
      <w:r w:rsidRPr="00E71251">
        <w:t>(1)</w:t>
      </w:r>
      <w:r w:rsidRPr="00E71251">
        <w:tab/>
        <w:t>Any thing that:</w:t>
      </w:r>
    </w:p>
    <w:p w:rsidR="00DF436B" w:rsidRPr="00E71251" w:rsidRDefault="00DF436B" w:rsidP="00DF436B">
      <w:pPr>
        <w:pStyle w:val="paragraph"/>
      </w:pPr>
      <w:r w:rsidRPr="00E71251">
        <w:tab/>
        <w:t>(a)</w:t>
      </w:r>
      <w:r w:rsidRPr="00E71251">
        <w:tab/>
        <w:t>was done by the Treasurer, or by a delegate of the Treasurer, before the commencing time under an affected provision; and</w:t>
      </w:r>
    </w:p>
    <w:p w:rsidR="00DF436B" w:rsidRPr="00E71251" w:rsidRDefault="00DF436B" w:rsidP="00DF436B">
      <w:pPr>
        <w:pStyle w:val="paragraph"/>
      </w:pPr>
      <w:r w:rsidRPr="00E71251">
        <w:tab/>
        <w:t>(b)</w:t>
      </w:r>
      <w:r w:rsidRPr="00E71251">
        <w:tab/>
        <w:t>was in effect immediately before the commencing time;</w:t>
      </w:r>
    </w:p>
    <w:p w:rsidR="00DF436B" w:rsidRPr="00E71251" w:rsidRDefault="00DF436B" w:rsidP="00DF436B">
      <w:pPr>
        <w:pStyle w:val="Item"/>
      </w:pPr>
      <w:r w:rsidRPr="00E71251">
        <w:t>continues to have effect after the commencing time as if it had been done by the Finance Minister under the affected provision.</w:t>
      </w:r>
    </w:p>
    <w:p w:rsidR="00DF436B" w:rsidRPr="00E71251" w:rsidRDefault="00DF436B" w:rsidP="00DF436B">
      <w:pPr>
        <w:pStyle w:val="Subitem"/>
      </w:pPr>
      <w:r w:rsidRPr="00E71251">
        <w:t>(2)</w:t>
      </w:r>
      <w:r w:rsidRPr="00E71251">
        <w:tab/>
        <w:t>In this item:</w:t>
      </w:r>
    </w:p>
    <w:p w:rsidR="00DF436B" w:rsidRPr="00E71251" w:rsidRDefault="00DF436B" w:rsidP="00DF436B">
      <w:pPr>
        <w:pStyle w:val="Item"/>
      </w:pPr>
      <w:r w:rsidRPr="00E71251">
        <w:rPr>
          <w:b/>
          <w:i/>
        </w:rPr>
        <w:t>affected provision</w:t>
      </w:r>
      <w:r w:rsidRPr="00E71251">
        <w:t xml:space="preserve"> means a provision that is amended by an item in this Schedule so as to replace references to the Treasurer with references to the Finance Minister.</w:t>
      </w:r>
    </w:p>
    <w:p w:rsidR="00DF436B" w:rsidRPr="00E71251" w:rsidRDefault="00DF436B" w:rsidP="00DF436B">
      <w:pPr>
        <w:pStyle w:val="Item"/>
      </w:pPr>
      <w:r w:rsidRPr="00E71251">
        <w:rPr>
          <w:b/>
          <w:i/>
        </w:rPr>
        <w:t>commencing time</w:t>
      </w:r>
      <w:r w:rsidRPr="00E71251">
        <w:t xml:space="preserve"> means the day this Act receives the Royal Assent.</w:t>
      </w:r>
    </w:p>
    <w:p w:rsidR="00DF436B" w:rsidRPr="00E71251" w:rsidRDefault="00DF436B" w:rsidP="00DF436B">
      <w:pPr>
        <w:pStyle w:val="Item"/>
      </w:pPr>
      <w:r w:rsidRPr="00E71251">
        <w:rPr>
          <w:b/>
          <w:i/>
        </w:rPr>
        <w:t>Finance Minister</w:t>
      </w:r>
      <w:r w:rsidRPr="00E71251">
        <w:t xml:space="preserve"> means the Minister who administers the </w:t>
      </w:r>
      <w:r w:rsidRPr="00E71251">
        <w:rPr>
          <w:i/>
        </w:rPr>
        <w:t>Financial Management and Accountability Act 1997</w:t>
      </w:r>
      <w:r w:rsidRPr="00E71251">
        <w:t>.</w:t>
      </w:r>
    </w:p>
    <w:p w:rsidR="00DF436B" w:rsidRPr="00E71251" w:rsidRDefault="00DF436B" w:rsidP="00DF436B"/>
    <w:p w:rsidR="00EE00C0" w:rsidRDefault="00EE00C0">
      <w:pPr>
        <w:sectPr w:rsidR="00EE00C0" w:rsidSect="00280602">
          <w:headerReference w:type="even" r:id="rId38"/>
          <w:headerReference w:type="default" r:id="rId39"/>
          <w:footerReference w:type="default" r:id="rId40"/>
          <w:headerReference w:type="first" r:id="rId41"/>
          <w:pgSz w:w="11906" w:h="16838" w:code="9"/>
          <w:pgMar w:top="2268" w:right="2410" w:bottom="3827" w:left="2410" w:header="567" w:footer="3119" w:gutter="0"/>
          <w:cols w:space="708"/>
          <w:docGrid w:linePitch="360"/>
        </w:sectPr>
      </w:pPr>
    </w:p>
    <w:p w:rsidR="00381AB0" w:rsidRPr="00E71251" w:rsidRDefault="00381AB0" w:rsidP="00EE00C0"/>
    <w:sectPr w:rsidR="00381AB0" w:rsidRPr="00E71251" w:rsidSect="00280602">
      <w:headerReference w:type="even" r:id="rId42"/>
      <w:headerReference w:type="default" r:id="rId43"/>
      <w:footerReference w:type="even" r:id="rId44"/>
      <w:footerReference w:type="default" r:id="rId45"/>
      <w:headerReference w:type="first" r:id="rId46"/>
      <w:footerReference w:type="first" r:id="rId47"/>
      <w:type w:val="continuous"/>
      <w:pgSz w:w="11906" w:h="16838"/>
      <w:pgMar w:top="1440" w:right="1797" w:bottom="1440" w:left="1797"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0000" w:rsidRDefault="00280602">
      <w:pPr>
        <w:spacing w:line="240" w:lineRule="auto"/>
      </w:pPr>
      <w:r>
        <w:separator/>
      </w:r>
    </w:p>
  </w:endnote>
  <w:endnote w:type="continuationSeparator" w:id="0">
    <w:p w:rsidR="00000000" w:rsidRDefault="0028060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AFF" w:usb1="C0007841" w:usb2="00000009" w:usb3="00000000" w:csb0="000001FF" w:csb1="00000000"/>
    <w:embedRegular r:id="rId1" w:fontKey="{4A5778B1-07E4-4255-AD2D-BDF10031A769}"/>
    <w:embedBold r:id="rId2" w:fontKey="{AE6D6EBC-A75B-424B-9DEE-2C290AE31968}"/>
    <w:embedItalic r:id="rId3" w:fontKey="{A50EE08B-C7F0-4ECE-B200-113FB3C13C73}"/>
  </w:font>
  <w:font w:name="Helvetica">
    <w:panose1 w:val="020B0604020202020204"/>
    <w:charset w:val="00"/>
    <w:family w:val="swiss"/>
    <w:pitch w:val="variable"/>
    <w:sig w:usb0="E0002AFF" w:usb1="C0007843" w:usb2="00000009" w:usb3="00000000" w:csb0="000001FF" w:csb1="00000000"/>
    <w:embedBold r:id="rId4" w:subsetted="1" w:fontKey="{97DF16C3-7B51-481B-8572-3F2566F1B8A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74D5" w:rsidRPr="002A5BF5" w:rsidRDefault="00B074D5">
    <w:pPr>
      <w:pBdr>
        <w:top w:val="single" w:sz="6" w:space="1" w:color="auto"/>
      </w:pBdr>
      <w:rPr>
        <w:sz w:val="18"/>
        <w:szCs w:val="18"/>
      </w:rPr>
    </w:pPr>
  </w:p>
  <w:p w:rsidR="00B074D5" w:rsidRPr="002A5BF5" w:rsidRDefault="00B074D5">
    <w:pPr>
      <w:rPr>
        <w:i/>
        <w:szCs w:val="22"/>
      </w:rPr>
    </w:pPr>
    <w:r w:rsidRPr="002A5BF5">
      <w:rPr>
        <w:i/>
      </w:rPr>
      <w:fldChar w:fldCharType="begin"/>
    </w:r>
    <w:r w:rsidRPr="002A5BF5">
      <w:rPr>
        <w:i/>
      </w:rPr>
      <w:instrText xml:space="preserve">PAGE  </w:instrText>
    </w:r>
    <w:r w:rsidRPr="002A5BF5">
      <w:rPr>
        <w:i/>
      </w:rPr>
      <w:fldChar w:fldCharType="separate"/>
    </w:r>
    <w:r w:rsidR="00280602">
      <w:rPr>
        <w:i/>
        <w:noProof/>
      </w:rPr>
      <w:t>iv</w:t>
    </w:r>
    <w:r w:rsidRPr="002A5BF5">
      <w:rPr>
        <w:i/>
      </w:rPr>
      <w:fldChar w:fldCharType="end"/>
    </w:r>
    <w:r>
      <w:rPr>
        <w:i/>
      </w:rPr>
      <w:t xml:space="preserve">            </w:t>
    </w:r>
    <w:r w:rsidRPr="002A5BF5">
      <w:rPr>
        <w:i/>
        <w:szCs w:val="22"/>
      </w:rPr>
      <w:fldChar w:fldCharType="begin"/>
    </w:r>
    <w:r w:rsidRPr="002A5BF5">
      <w:rPr>
        <w:i/>
        <w:szCs w:val="22"/>
      </w:rPr>
      <w:instrText xml:space="preserve"> STYLEREF ShortT \* </w:instrText>
    </w:r>
    <w:r>
      <w:rPr>
        <w:i/>
        <w:szCs w:val="22"/>
      </w:rPr>
      <w:instrText>CHAR</w:instrText>
    </w:r>
    <w:r w:rsidRPr="002A5BF5">
      <w:rPr>
        <w:i/>
        <w:szCs w:val="22"/>
      </w:rPr>
      <w:instrText xml:space="preserve">FORMAT </w:instrText>
    </w:r>
    <w:r w:rsidRPr="002A5BF5">
      <w:rPr>
        <w:i/>
        <w:szCs w:val="22"/>
      </w:rPr>
      <w:fldChar w:fldCharType="separate"/>
    </w:r>
    <w:r w:rsidR="00280602">
      <w:rPr>
        <w:i/>
        <w:noProof/>
        <w:szCs w:val="22"/>
      </w:rPr>
      <w:t>Sydney Harbour Federation Trust Act 2001</w:t>
    </w:r>
    <w:r w:rsidRPr="002A5BF5">
      <w:rPr>
        <w:i/>
        <w:szCs w:val="22"/>
      </w:rPr>
      <w:fldChar w:fldCharType="end"/>
    </w:r>
    <w:r>
      <w:rPr>
        <w:i/>
        <w:szCs w:val="22"/>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74D5" w:rsidRPr="002A5BF5" w:rsidRDefault="00B074D5">
    <w:pPr>
      <w:pBdr>
        <w:top w:val="single" w:sz="6" w:space="1" w:color="auto"/>
      </w:pBdr>
      <w:rPr>
        <w:sz w:val="18"/>
        <w:szCs w:val="18"/>
      </w:rPr>
    </w:pPr>
  </w:p>
  <w:p w:rsidR="00B074D5" w:rsidRDefault="00B074D5">
    <w:pPr>
      <w:ind w:right="26"/>
      <w:jc w:val="right"/>
    </w:pPr>
    <w:r w:rsidRPr="002A5BF5">
      <w:rPr>
        <w:i/>
        <w:szCs w:val="22"/>
      </w:rPr>
      <w:fldChar w:fldCharType="begin"/>
    </w:r>
    <w:r w:rsidRPr="002A5BF5">
      <w:rPr>
        <w:i/>
        <w:szCs w:val="22"/>
      </w:rPr>
      <w:instrText xml:space="preserve"> STYLEREF ShortT \* </w:instrText>
    </w:r>
    <w:r>
      <w:rPr>
        <w:i/>
        <w:szCs w:val="22"/>
      </w:rPr>
      <w:instrText>CHAR</w:instrText>
    </w:r>
    <w:r w:rsidRPr="002A5BF5">
      <w:rPr>
        <w:i/>
        <w:szCs w:val="22"/>
      </w:rPr>
      <w:instrText xml:space="preserve">FORMAT </w:instrText>
    </w:r>
    <w:r w:rsidRPr="002A5BF5">
      <w:rPr>
        <w:i/>
        <w:szCs w:val="22"/>
      </w:rPr>
      <w:fldChar w:fldCharType="separate"/>
    </w:r>
    <w:r w:rsidR="00B048FA">
      <w:rPr>
        <w:i/>
        <w:noProof/>
        <w:szCs w:val="22"/>
      </w:rPr>
      <w:t>Sydney Harbour Federation Trust Act 2001</w:t>
    </w:r>
    <w:r w:rsidRPr="002A5BF5">
      <w:rPr>
        <w:i/>
        <w:szCs w:val="22"/>
      </w:rPr>
      <w:fldChar w:fldCharType="end"/>
    </w:r>
    <w:r>
      <w:rPr>
        <w:i/>
        <w:szCs w:val="22"/>
      </w:rPr>
      <w:t xml:space="preserve">                    </w:t>
    </w:r>
    <w:r w:rsidRPr="002A5BF5">
      <w:rPr>
        <w:i/>
      </w:rPr>
      <w:fldChar w:fldCharType="begin"/>
    </w:r>
    <w:r w:rsidRPr="002A5BF5">
      <w:rPr>
        <w:i/>
      </w:rPr>
      <w:instrText xml:space="preserve">PAGE  </w:instrText>
    </w:r>
    <w:r w:rsidRPr="002A5BF5">
      <w:rPr>
        <w:i/>
      </w:rPr>
      <w:fldChar w:fldCharType="separate"/>
    </w:r>
    <w:r>
      <w:rPr>
        <w:i/>
        <w:noProof/>
      </w:rPr>
      <w:t>iii</w:t>
    </w:r>
    <w:r w:rsidRPr="002A5BF5">
      <w:rPr>
        <w:i/>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0602" w:rsidRDefault="00280602">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74D5" w:rsidRPr="002A5BF5" w:rsidRDefault="00B074D5">
    <w:pPr>
      <w:pBdr>
        <w:top w:val="single" w:sz="6" w:space="1" w:color="auto"/>
      </w:pBdr>
      <w:rPr>
        <w:sz w:val="18"/>
        <w:szCs w:val="18"/>
      </w:rPr>
    </w:pPr>
  </w:p>
  <w:p w:rsidR="00B074D5" w:rsidRDefault="00B074D5">
    <w:pPr>
      <w:ind w:right="26"/>
      <w:jc w:val="right"/>
    </w:pPr>
    <w:r w:rsidRPr="002A5BF5">
      <w:rPr>
        <w:i/>
        <w:szCs w:val="22"/>
      </w:rPr>
      <w:fldChar w:fldCharType="begin"/>
    </w:r>
    <w:r w:rsidRPr="002A5BF5">
      <w:rPr>
        <w:i/>
        <w:szCs w:val="22"/>
      </w:rPr>
      <w:instrText xml:space="preserve"> STYLEREF ShortT \* </w:instrText>
    </w:r>
    <w:r>
      <w:rPr>
        <w:i/>
        <w:szCs w:val="22"/>
      </w:rPr>
      <w:instrText>CHAR</w:instrText>
    </w:r>
    <w:r w:rsidRPr="002A5BF5">
      <w:rPr>
        <w:i/>
        <w:szCs w:val="22"/>
      </w:rPr>
      <w:instrText xml:space="preserve">FORMAT </w:instrText>
    </w:r>
    <w:r w:rsidRPr="002A5BF5">
      <w:rPr>
        <w:i/>
        <w:szCs w:val="22"/>
      </w:rPr>
      <w:fldChar w:fldCharType="separate"/>
    </w:r>
    <w:r w:rsidR="00280602">
      <w:rPr>
        <w:i/>
        <w:noProof/>
        <w:szCs w:val="22"/>
      </w:rPr>
      <w:t>Sydney Harbour Federation Trust Act 2001</w:t>
    </w:r>
    <w:r w:rsidRPr="002A5BF5">
      <w:rPr>
        <w:i/>
        <w:szCs w:val="22"/>
      </w:rPr>
      <w:fldChar w:fldCharType="end"/>
    </w:r>
    <w:r>
      <w:rPr>
        <w:i/>
        <w:szCs w:val="22"/>
      </w:rPr>
      <w:t xml:space="preserve">                    </w:t>
    </w:r>
    <w:r w:rsidRPr="002A5BF5">
      <w:rPr>
        <w:i/>
      </w:rPr>
      <w:fldChar w:fldCharType="begin"/>
    </w:r>
    <w:r w:rsidRPr="002A5BF5">
      <w:rPr>
        <w:i/>
      </w:rPr>
      <w:instrText xml:space="preserve">PAGE  </w:instrText>
    </w:r>
    <w:r w:rsidRPr="002A5BF5">
      <w:rPr>
        <w:i/>
      </w:rPr>
      <w:fldChar w:fldCharType="separate"/>
    </w:r>
    <w:r w:rsidR="00280602">
      <w:rPr>
        <w:i/>
        <w:noProof/>
      </w:rPr>
      <w:t>iii</w:t>
    </w:r>
    <w:r w:rsidRPr="002A5BF5">
      <w:rPr>
        <w:i/>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74D5" w:rsidRDefault="00B074D5">
    <w:pPr>
      <w:pBdr>
        <w:top w:val="single" w:sz="6" w:space="1" w:color="auto"/>
      </w:pBdr>
      <w:rPr>
        <w:sz w:val="18"/>
      </w:rPr>
    </w:pPr>
  </w:p>
  <w:p w:rsidR="00B074D5" w:rsidRDefault="00B074D5">
    <w:pPr>
      <w:jc w:val="right"/>
      <w:rPr>
        <w:i/>
        <w:sz w:val="18"/>
      </w:rPr>
    </w:pPr>
    <w:r>
      <w:rPr>
        <w:i/>
        <w:sz w:val="18"/>
      </w:rPr>
      <w:fldChar w:fldCharType="begin"/>
    </w:r>
    <w:r>
      <w:rPr>
        <w:i/>
        <w:sz w:val="18"/>
      </w:rPr>
      <w:instrText xml:space="preserve"> STYLEREF ShortT </w:instrText>
    </w:r>
    <w:r>
      <w:rPr>
        <w:i/>
        <w:sz w:val="18"/>
      </w:rPr>
      <w:fldChar w:fldCharType="separate"/>
    </w:r>
    <w:r w:rsidR="00B048FA">
      <w:rPr>
        <w:i/>
        <w:noProof/>
        <w:sz w:val="18"/>
      </w:rPr>
      <w:t>Sydney Harbour Federation Trust Act 2001</w:t>
    </w:r>
    <w:r>
      <w:rPr>
        <w:i/>
        <w:sz w:val="18"/>
      </w:rPr>
      <w:fldChar w:fldCharType="end"/>
    </w:r>
    <w:r>
      <w:rPr>
        <w:i/>
        <w:sz w:val="18"/>
      </w:rPr>
      <w:t xml:space="preserve">       </w:t>
    </w:r>
    <w:r>
      <w:rPr>
        <w:i/>
        <w:sz w:val="18"/>
      </w:rPr>
      <w:fldChar w:fldCharType="begin"/>
    </w:r>
    <w:r>
      <w:rPr>
        <w:i/>
        <w:sz w:val="18"/>
      </w:rPr>
      <w:instrText xml:space="preserve"> STYLEREF Actno </w:instrText>
    </w:r>
    <w:r>
      <w:rPr>
        <w:i/>
        <w:sz w:val="18"/>
      </w:rPr>
      <w:fldChar w:fldCharType="separate"/>
    </w:r>
    <w:r w:rsidR="00B048FA">
      <w:rPr>
        <w:i/>
        <w:noProof/>
        <w:sz w:val="18"/>
      </w:rPr>
      <w:t>Act No. 2 of 2001 as amended</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Pr>
        <w:i/>
        <w:sz w:val="18"/>
      </w:rPr>
      <w:t>xl</w:t>
    </w:r>
    <w:r>
      <w:rPr>
        <w:i/>
        <w:sz w:val="18"/>
      </w:rPr>
      <w:fldChar w:fldCharType="end"/>
    </w:r>
  </w:p>
  <w:p w:rsidR="00B074D5" w:rsidRDefault="00B074D5">
    <w:pPr>
      <w:rPr>
        <w:i/>
        <w:sz w:val="18"/>
      </w:rPr>
    </w:pPr>
    <w:r>
      <w:rPr>
        <w:i/>
        <w:sz w:val="18"/>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74D5" w:rsidRPr="002A5BF5" w:rsidRDefault="00B074D5">
    <w:pPr>
      <w:pBdr>
        <w:top w:val="single" w:sz="6" w:space="1" w:color="auto"/>
      </w:pBdr>
      <w:rPr>
        <w:sz w:val="18"/>
        <w:szCs w:val="18"/>
      </w:rPr>
    </w:pPr>
  </w:p>
  <w:p w:rsidR="00B074D5" w:rsidRPr="002A5BF5" w:rsidRDefault="00B074D5">
    <w:pPr>
      <w:rPr>
        <w:i/>
        <w:szCs w:val="22"/>
      </w:rPr>
    </w:pPr>
    <w:r w:rsidRPr="002A5BF5">
      <w:rPr>
        <w:i/>
      </w:rPr>
      <w:fldChar w:fldCharType="begin"/>
    </w:r>
    <w:r w:rsidRPr="002A5BF5">
      <w:rPr>
        <w:i/>
      </w:rPr>
      <w:instrText xml:space="preserve">PAGE  </w:instrText>
    </w:r>
    <w:r w:rsidRPr="002A5BF5">
      <w:rPr>
        <w:i/>
      </w:rPr>
      <w:fldChar w:fldCharType="separate"/>
    </w:r>
    <w:r w:rsidR="00280602">
      <w:rPr>
        <w:i/>
        <w:noProof/>
      </w:rPr>
      <w:t>42</w:t>
    </w:r>
    <w:r w:rsidRPr="002A5BF5">
      <w:rPr>
        <w:i/>
      </w:rPr>
      <w:fldChar w:fldCharType="end"/>
    </w:r>
    <w:r>
      <w:rPr>
        <w:i/>
      </w:rPr>
      <w:t xml:space="preserve">            </w:t>
    </w:r>
    <w:r w:rsidRPr="002A5BF5">
      <w:rPr>
        <w:i/>
        <w:szCs w:val="22"/>
      </w:rPr>
      <w:fldChar w:fldCharType="begin"/>
    </w:r>
    <w:r w:rsidRPr="002A5BF5">
      <w:rPr>
        <w:i/>
        <w:szCs w:val="22"/>
      </w:rPr>
      <w:instrText xml:space="preserve"> STYLEREF ShortT \* </w:instrText>
    </w:r>
    <w:r>
      <w:rPr>
        <w:i/>
        <w:szCs w:val="22"/>
      </w:rPr>
      <w:instrText>CHAR</w:instrText>
    </w:r>
    <w:r w:rsidRPr="002A5BF5">
      <w:rPr>
        <w:i/>
        <w:szCs w:val="22"/>
      </w:rPr>
      <w:instrText xml:space="preserve">FORMAT </w:instrText>
    </w:r>
    <w:r w:rsidRPr="002A5BF5">
      <w:rPr>
        <w:i/>
        <w:szCs w:val="22"/>
      </w:rPr>
      <w:fldChar w:fldCharType="separate"/>
    </w:r>
    <w:r w:rsidR="00280602">
      <w:rPr>
        <w:i/>
        <w:noProof/>
        <w:szCs w:val="22"/>
      </w:rPr>
      <w:t>Sydney Harbour Federation Trust Act 2001</w:t>
    </w:r>
    <w:r w:rsidRPr="002A5BF5">
      <w:rPr>
        <w:i/>
        <w:szCs w:val="22"/>
      </w:rPr>
      <w:fldChar w:fldCharType="end"/>
    </w:r>
    <w:r>
      <w:rPr>
        <w:i/>
        <w:szCs w:val="22"/>
      </w:rPr>
      <w:t xml:space="preserve">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74D5" w:rsidRPr="002A5BF5" w:rsidRDefault="00B074D5">
    <w:pPr>
      <w:pBdr>
        <w:top w:val="single" w:sz="6" w:space="1" w:color="auto"/>
      </w:pBdr>
      <w:rPr>
        <w:sz w:val="18"/>
        <w:szCs w:val="18"/>
      </w:rPr>
    </w:pPr>
  </w:p>
  <w:p w:rsidR="00B074D5" w:rsidRDefault="00B074D5">
    <w:pPr>
      <w:ind w:right="26"/>
      <w:jc w:val="right"/>
    </w:pPr>
    <w:r w:rsidRPr="002A5BF5">
      <w:rPr>
        <w:i/>
        <w:szCs w:val="22"/>
      </w:rPr>
      <w:fldChar w:fldCharType="begin"/>
    </w:r>
    <w:r w:rsidRPr="002A5BF5">
      <w:rPr>
        <w:i/>
        <w:szCs w:val="22"/>
      </w:rPr>
      <w:instrText xml:space="preserve"> STYLEREF ShortT \* </w:instrText>
    </w:r>
    <w:r>
      <w:rPr>
        <w:i/>
        <w:szCs w:val="22"/>
      </w:rPr>
      <w:instrText>CHAR</w:instrText>
    </w:r>
    <w:r w:rsidRPr="002A5BF5">
      <w:rPr>
        <w:i/>
        <w:szCs w:val="22"/>
      </w:rPr>
      <w:instrText xml:space="preserve">FORMAT </w:instrText>
    </w:r>
    <w:r w:rsidRPr="002A5BF5">
      <w:rPr>
        <w:i/>
        <w:szCs w:val="22"/>
      </w:rPr>
      <w:fldChar w:fldCharType="separate"/>
    </w:r>
    <w:r w:rsidR="00280602">
      <w:rPr>
        <w:i/>
        <w:noProof/>
        <w:szCs w:val="22"/>
      </w:rPr>
      <w:t>Sydney Harbour Federation Trust Act 2001</w:t>
    </w:r>
    <w:r w:rsidRPr="002A5BF5">
      <w:rPr>
        <w:i/>
        <w:szCs w:val="22"/>
      </w:rPr>
      <w:fldChar w:fldCharType="end"/>
    </w:r>
    <w:r>
      <w:rPr>
        <w:i/>
        <w:szCs w:val="22"/>
      </w:rPr>
      <w:t xml:space="preserve">                    </w:t>
    </w:r>
    <w:r w:rsidRPr="002A5BF5">
      <w:rPr>
        <w:i/>
      </w:rPr>
      <w:fldChar w:fldCharType="begin"/>
    </w:r>
    <w:r w:rsidRPr="002A5BF5">
      <w:rPr>
        <w:i/>
      </w:rPr>
      <w:instrText xml:space="preserve">PAGE  </w:instrText>
    </w:r>
    <w:r w:rsidRPr="002A5BF5">
      <w:rPr>
        <w:i/>
      </w:rPr>
      <w:fldChar w:fldCharType="separate"/>
    </w:r>
    <w:r w:rsidR="00280602">
      <w:rPr>
        <w:i/>
        <w:noProof/>
      </w:rPr>
      <w:t>3</w:t>
    </w:r>
    <w:r w:rsidRPr="002A5BF5">
      <w:rPr>
        <w:i/>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74D5" w:rsidRPr="002A5BF5" w:rsidRDefault="00B074D5">
    <w:pPr>
      <w:pBdr>
        <w:top w:val="single" w:sz="6" w:space="1" w:color="auto"/>
      </w:pBdr>
      <w:rPr>
        <w:sz w:val="18"/>
        <w:szCs w:val="18"/>
      </w:rPr>
    </w:pPr>
  </w:p>
  <w:p w:rsidR="00B074D5" w:rsidRDefault="00B074D5">
    <w:pPr>
      <w:ind w:right="26"/>
      <w:jc w:val="right"/>
    </w:pPr>
    <w:r w:rsidRPr="002A5BF5">
      <w:rPr>
        <w:i/>
        <w:szCs w:val="22"/>
      </w:rPr>
      <w:fldChar w:fldCharType="begin"/>
    </w:r>
    <w:r w:rsidRPr="002A5BF5">
      <w:rPr>
        <w:i/>
        <w:szCs w:val="22"/>
      </w:rPr>
      <w:instrText xml:space="preserve"> STYLEREF ShortT \* </w:instrText>
    </w:r>
    <w:r>
      <w:rPr>
        <w:i/>
        <w:szCs w:val="22"/>
      </w:rPr>
      <w:instrText>CHAR</w:instrText>
    </w:r>
    <w:r w:rsidRPr="002A5BF5">
      <w:rPr>
        <w:i/>
        <w:szCs w:val="22"/>
      </w:rPr>
      <w:instrText xml:space="preserve">FORMAT </w:instrText>
    </w:r>
    <w:r w:rsidRPr="002A5BF5">
      <w:rPr>
        <w:i/>
        <w:szCs w:val="22"/>
      </w:rPr>
      <w:fldChar w:fldCharType="separate"/>
    </w:r>
    <w:r w:rsidR="00280602">
      <w:rPr>
        <w:i/>
        <w:noProof/>
        <w:szCs w:val="22"/>
      </w:rPr>
      <w:t>Sydney Harbour Federation Trust Act 2001</w:t>
    </w:r>
    <w:r w:rsidRPr="002A5BF5">
      <w:rPr>
        <w:i/>
        <w:szCs w:val="22"/>
      </w:rPr>
      <w:fldChar w:fldCharType="end"/>
    </w:r>
    <w:r>
      <w:rPr>
        <w:i/>
        <w:szCs w:val="22"/>
      </w:rPr>
      <w:t xml:space="preserve">                    </w:t>
    </w:r>
    <w:r w:rsidRPr="002A5BF5">
      <w:rPr>
        <w:i/>
      </w:rPr>
      <w:fldChar w:fldCharType="begin"/>
    </w:r>
    <w:r w:rsidRPr="002A5BF5">
      <w:rPr>
        <w:i/>
      </w:rPr>
      <w:instrText xml:space="preserve">PAGE  </w:instrText>
    </w:r>
    <w:r w:rsidRPr="002A5BF5">
      <w:rPr>
        <w:i/>
      </w:rPr>
      <w:fldChar w:fldCharType="separate"/>
    </w:r>
    <w:r w:rsidR="00280602">
      <w:rPr>
        <w:i/>
        <w:noProof/>
      </w:rPr>
      <w:t>1</w:t>
    </w:r>
    <w:r w:rsidRPr="002A5BF5">
      <w:rPr>
        <w:i/>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74D5" w:rsidRPr="002A5BF5" w:rsidRDefault="00B074D5">
    <w:pPr>
      <w:pBdr>
        <w:top w:val="single" w:sz="6" w:space="1" w:color="auto"/>
      </w:pBdr>
      <w:rPr>
        <w:sz w:val="18"/>
        <w:szCs w:val="18"/>
      </w:rPr>
    </w:pPr>
  </w:p>
  <w:p w:rsidR="00B074D5" w:rsidRDefault="00B074D5">
    <w:pPr>
      <w:ind w:right="26"/>
      <w:jc w:val="right"/>
    </w:pPr>
    <w:r w:rsidRPr="002A5BF5">
      <w:rPr>
        <w:i/>
        <w:szCs w:val="22"/>
      </w:rPr>
      <w:fldChar w:fldCharType="begin"/>
    </w:r>
    <w:r w:rsidRPr="002A5BF5">
      <w:rPr>
        <w:i/>
        <w:szCs w:val="22"/>
      </w:rPr>
      <w:instrText xml:space="preserve"> STYLEREF ShortT \* </w:instrText>
    </w:r>
    <w:r>
      <w:rPr>
        <w:i/>
        <w:szCs w:val="22"/>
      </w:rPr>
      <w:instrText>CHAR</w:instrText>
    </w:r>
    <w:r w:rsidRPr="002A5BF5">
      <w:rPr>
        <w:i/>
        <w:szCs w:val="22"/>
      </w:rPr>
      <w:instrText xml:space="preserve">FORMAT </w:instrText>
    </w:r>
    <w:r w:rsidRPr="002A5BF5">
      <w:rPr>
        <w:i/>
        <w:szCs w:val="22"/>
      </w:rPr>
      <w:fldChar w:fldCharType="separate"/>
    </w:r>
    <w:r w:rsidR="00280602">
      <w:rPr>
        <w:i/>
        <w:noProof/>
        <w:szCs w:val="22"/>
      </w:rPr>
      <w:t>Sydney Harbour Federation Trust Act 2001</w:t>
    </w:r>
    <w:r w:rsidRPr="002A5BF5">
      <w:rPr>
        <w:i/>
        <w:szCs w:val="22"/>
      </w:rPr>
      <w:fldChar w:fldCharType="end"/>
    </w:r>
    <w:r>
      <w:rPr>
        <w:i/>
        <w:szCs w:val="22"/>
      </w:rPr>
      <w:t xml:space="preserve">                    </w:t>
    </w:r>
    <w:r w:rsidRPr="002A5BF5">
      <w:rPr>
        <w:i/>
      </w:rPr>
      <w:fldChar w:fldCharType="begin"/>
    </w:r>
    <w:r w:rsidRPr="002A5BF5">
      <w:rPr>
        <w:i/>
      </w:rPr>
      <w:instrText xml:space="preserve">PAGE  </w:instrText>
    </w:r>
    <w:r w:rsidRPr="002A5BF5">
      <w:rPr>
        <w:i/>
      </w:rPr>
      <w:fldChar w:fldCharType="separate"/>
    </w:r>
    <w:r w:rsidR="00280602">
      <w:rPr>
        <w:i/>
        <w:noProof/>
      </w:rPr>
      <w:t>39</w:t>
    </w:r>
    <w:r w:rsidRPr="002A5BF5">
      <w:rPr>
        <w:i/>
      </w:rP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74D5" w:rsidRPr="002A5BF5" w:rsidRDefault="00B074D5">
    <w:pPr>
      <w:pBdr>
        <w:top w:val="single" w:sz="6" w:space="1" w:color="auto"/>
      </w:pBdr>
      <w:rPr>
        <w:sz w:val="18"/>
        <w:szCs w:val="18"/>
      </w:rPr>
    </w:pPr>
  </w:p>
  <w:p w:rsidR="00B074D5" w:rsidRDefault="00B074D5">
    <w:pPr>
      <w:ind w:right="26"/>
      <w:jc w:val="right"/>
    </w:pPr>
    <w:r w:rsidRPr="002A5BF5">
      <w:rPr>
        <w:i/>
        <w:szCs w:val="22"/>
      </w:rPr>
      <w:fldChar w:fldCharType="begin"/>
    </w:r>
    <w:r w:rsidRPr="002A5BF5">
      <w:rPr>
        <w:i/>
        <w:szCs w:val="22"/>
      </w:rPr>
      <w:instrText xml:space="preserve"> STYLEREF ShortT \* </w:instrText>
    </w:r>
    <w:r>
      <w:rPr>
        <w:i/>
        <w:szCs w:val="22"/>
      </w:rPr>
      <w:instrText>CHAR</w:instrText>
    </w:r>
    <w:r w:rsidRPr="002A5BF5">
      <w:rPr>
        <w:i/>
        <w:szCs w:val="22"/>
      </w:rPr>
      <w:instrText xml:space="preserve">FORMAT </w:instrText>
    </w:r>
    <w:r w:rsidRPr="002A5BF5">
      <w:rPr>
        <w:i/>
        <w:szCs w:val="22"/>
      </w:rPr>
      <w:fldChar w:fldCharType="separate"/>
    </w:r>
    <w:r w:rsidR="00280602">
      <w:rPr>
        <w:i/>
        <w:noProof/>
        <w:szCs w:val="22"/>
      </w:rPr>
      <w:t>Sydney Harbour Federation Trust Act 2001</w:t>
    </w:r>
    <w:r w:rsidRPr="002A5BF5">
      <w:rPr>
        <w:i/>
        <w:szCs w:val="22"/>
      </w:rPr>
      <w:fldChar w:fldCharType="end"/>
    </w:r>
    <w:r>
      <w:rPr>
        <w:i/>
        <w:szCs w:val="22"/>
      </w:rPr>
      <w:t xml:space="preserve">                    </w:t>
    </w:r>
    <w:r w:rsidRPr="002A5BF5">
      <w:rPr>
        <w:i/>
      </w:rPr>
      <w:fldChar w:fldCharType="begin"/>
    </w:r>
    <w:r w:rsidRPr="002A5BF5">
      <w:rPr>
        <w:i/>
      </w:rPr>
      <w:instrText xml:space="preserve">PAGE  </w:instrText>
    </w:r>
    <w:r w:rsidRPr="002A5BF5">
      <w:rPr>
        <w:i/>
      </w:rPr>
      <w:fldChar w:fldCharType="separate"/>
    </w:r>
    <w:r w:rsidR="00280602">
      <w:rPr>
        <w:i/>
        <w:noProof/>
      </w:rPr>
      <w:t>41</w:t>
    </w:r>
    <w:r w:rsidRPr="002A5BF5">
      <w:rPr>
        <w:i/>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74D5" w:rsidRPr="002A5BF5" w:rsidRDefault="00B074D5">
    <w:pPr>
      <w:pBdr>
        <w:top w:val="single" w:sz="6" w:space="1" w:color="auto"/>
      </w:pBdr>
      <w:rPr>
        <w:sz w:val="18"/>
        <w:szCs w:val="18"/>
      </w:rPr>
    </w:pPr>
  </w:p>
  <w:p w:rsidR="00B074D5" w:rsidRDefault="00B074D5">
    <w:pPr>
      <w:ind w:right="26"/>
      <w:jc w:val="right"/>
    </w:pPr>
    <w:r w:rsidRPr="002A5BF5">
      <w:rPr>
        <w:i/>
        <w:szCs w:val="22"/>
      </w:rPr>
      <w:fldChar w:fldCharType="begin"/>
    </w:r>
    <w:r w:rsidRPr="002A5BF5">
      <w:rPr>
        <w:i/>
        <w:szCs w:val="22"/>
      </w:rPr>
      <w:instrText xml:space="preserve"> STYLEREF ShortT \* </w:instrText>
    </w:r>
    <w:r>
      <w:rPr>
        <w:i/>
        <w:szCs w:val="22"/>
      </w:rPr>
      <w:instrText>CHAR</w:instrText>
    </w:r>
    <w:r w:rsidRPr="002A5BF5">
      <w:rPr>
        <w:i/>
        <w:szCs w:val="22"/>
      </w:rPr>
      <w:instrText xml:space="preserve">FORMAT </w:instrText>
    </w:r>
    <w:r w:rsidRPr="002A5BF5">
      <w:rPr>
        <w:i/>
        <w:szCs w:val="22"/>
      </w:rPr>
      <w:fldChar w:fldCharType="separate"/>
    </w:r>
    <w:r w:rsidR="00B048FA">
      <w:rPr>
        <w:i/>
        <w:noProof/>
        <w:szCs w:val="22"/>
      </w:rPr>
      <w:t>Sydney Harbour Federation Trust Act 2001</w:t>
    </w:r>
    <w:r w:rsidRPr="002A5BF5">
      <w:rPr>
        <w:i/>
        <w:szCs w:val="22"/>
      </w:rPr>
      <w:fldChar w:fldCharType="end"/>
    </w:r>
    <w:r>
      <w:rPr>
        <w:i/>
        <w:szCs w:val="22"/>
      </w:rPr>
      <w:t xml:space="preserve">                    </w:t>
    </w:r>
    <w:r w:rsidRPr="002A5BF5">
      <w:rPr>
        <w:i/>
      </w:rPr>
      <w:fldChar w:fldCharType="begin"/>
    </w:r>
    <w:r w:rsidRPr="002A5BF5">
      <w:rPr>
        <w:i/>
      </w:rPr>
      <w:instrText xml:space="preserve">PAGE  </w:instrText>
    </w:r>
    <w:r w:rsidRPr="002A5BF5">
      <w:rPr>
        <w:i/>
      </w:rPr>
      <w:fldChar w:fldCharType="separate"/>
    </w:r>
    <w:r>
      <w:rPr>
        <w:i/>
        <w:noProof/>
      </w:rPr>
      <w:t>41</w:t>
    </w:r>
    <w:r w:rsidRPr="002A5BF5">
      <w:rPr>
        <w:i/>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74D5" w:rsidRPr="002A5BF5" w:rsidRDefault="00B074D5" w:rsidP="00C85125">
    <w:pPr>
      <w:pBdr>
        <w:top w:val="single" w:sz="6" w:space="1" w:color="auto"/>
      </w:pBdr>
      <w:rPr>
        <w:sz w:val="18"/>
        <w:szCs w:val="18"/>
      </w:rPr>
    </w:pPr>
  </w:p>
  <w:p w:rsidR="00B074D5" w:rsidRDefault="00B074D5" w:rsidP="00C85125">
    <w:pPr>
      <w:pStyle w:val="Footer"/>
    </w:pPr>
    <w:r w:rsidRPr="002A5BF5">
      <w:rPr>
        <w:i/>
      </w:rPr>
      <w:fldChar w:fldCharType="begin"/>
    </w:r>
    <w:r w:rsidRPr="002A5BF5">
      <w:rPr>
        <w:i/>
      </w:rPr>
      <w:instrText xml:space="preserve">PAGE  </w:instrText>
    </w:r>
    <w:r w:rsidRPr="002A5BF5">
      <w:rPr>
        <w:i/>
      </w:rPr>
      <w:fldChar w:fldCharType="separate"/>
    </w:r>
    <w:r>
      <w:rPr>
        <w:i/>
        <w:noProof/>
      </w:rPr>
      <w:t>42</w:t>
    </w:r>
    <w:r w:rsidRPr="002A5BF5">
      <w:rPr>
        <w:i/>
      </w:rPr>
      <w:fldChar w:fldCharType="end"/>
    </w:r>
    <w:r>
      <w:rPr>
        <w:i/>
      </w:rPr>
      <w:t xml:space="preserve">            </w:t>
    </w:r>
    <w:r w:rsidRPr="002A5BF5">
      <w:rPr>
        <w:i/>
        <w:szCs w:val="22"/>
      </w:rPr>
      <w:fldChar w:fldCharType="begin"/>
    </w:r>
    <w:r w:rsidRPr="002A5BF5">
      <w:rPr>
        <w:i/>
        <w:szCs w:val="22"/>
      </w:rPr>
      <w:instrText xml:space="preserve"> STYLEREF ShortT \* </w:instrText>
    </w:r>
    <w:r>
      <w:rPr>
        <w:i/>
        <w:szCs w:val="22"/>
      </w:rPr>
      <w:instrText>CHAR</w:instrText>
    </w:r>
    <w:r w:rsidRPr="002A5BF5">
      <w:rPr>
        <w:i/>
        <w:szCs w:val="22"/>
      </w:rPr>
      <w:instrText xml:space="preserve">FORMAT </w:instrText>
    </w:r>
    <w:r w:rsidRPr="002A5BF5">
      <w:rPr>
        <w:i/>
        <w:szCs w:val="22"/>
      </w:rPr>
      <w:fldChar w:fldCharType="separate"/>
    </w:r>
    <w:r w:rsidR="00B048FA">
      <w:rPr>
        <w:i/>
        <w:noProof/>
        <w:szCs w:val="22"/>
      </w:rPr>
      <w:t>Sydney Harbour Federation Trust Act 2001</w:t>
    </w:r>
    <w:r w:rsidRPr="002A5BF5">
      <w:rPr>
        <w:i/>
        <w:szCs w:val="22"/>
      </w:rPr>
      <w:fldChar w:fldCharType="end"/>
    </w:r>
    <w:r>
      <w:rPr>
        <w:i/>
        <w:szCs w:val="22"/>
      </w:rPr>
      <w:t xml:space="preserve">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74D5" w:rsidRPr="002A5BF5" w:rsidRDefault="00B074D5">
    <w:pPr>
      <w:pBdr>
        <w:top w:val="single" w:sz="6" w:space="1" w:color="auto"/>
      </w:pBdr>
      <w:rPr>
        <w:sz w:val="18"/>
        <w:szCs w:val="18"/>
      </w:rPr>
    </w:pPr>
  </w:p>
  <w:p w:rsidR="00B074D5" w:rsidRDefault="00B074D5">
    <w:pPr>
      <w:ind w:right="26"/>
      <w:jc w:val="right"/>
    </w:pPr>
    <w:r w:rsidRPr="002A5BF5">
      <w:rPr>
        <w:i/>
        <w:szCs w:val="22"/>
      </w:rPr>
      <w:fldChar w:fldCharType="begin"/>
    </w:r>
    <w:r w:rsidRPr="002A5BF5">
      <w:rPr>
        <w:i/>
        <w:szCs w:val="22"/>
      </w:rPr>
      <w:instrText xml:space="preserve"> STYLEREF ShortT \* </w:instrText>
    </w:r>
    <w:r>
      <w:rPr>
        <w:i/>
        <w:szCs w:val="22"/>
      </w:rPr>
      <w:instrText>CHAR</w:instrText>
    </w:r>
    <w:r w:rsidRPr="002A5BF5">
      <w:rPr>
        <w:i/>
        <w:szCs w:val="22"/>
      </w:rPr>
      <w:instrText xml:space="preserve">FORMAT </w:instrText>
    </w:r>
    <w:r w:rsidRPr="002A5BF5">
      <w:rPr>
        <w:i/>
        <w:szCs w:val="22"/>
      </w:rPr>
      <w:fldChar w:fldCharType="separate"/>
    </w:r>
    <w:r w:rsidR="00B048FA">
      <w:rPr>
        <w:i/>
        <w:noProof/>
        <w:szCs w:val="22"/>
      </w:rPr>
      <w:t>Sydney Harbour Federation Trust Act 2001</w:t>
    </w:r>
    <w:r w:rsidRPr="002A5BF5">
      <w:rPr>
        <w:i/>
        <w:szCs w:val="22"/>
      </w:rPr>
      <w:fldChar w:fldCharType="end"/>
    </w:r>
    <w:r>
      <w:rPr>
        <w:i/>
        <w:szCs w:val="22"/>
      </w:rPr>
      <w:t xml:space="preserve">                    </w:t>
    </w:r>
    <w:r w:rsidRPr="002A5BF5">
      <w:rPr>
        <w:i/>
      </w:rPr>
      <w:fldChar w:fldCharType="begin"/>
    </w:r>
    <w:r w:rsidRPr="002A5BF5">
      <w:rPr>
        <w:i/>
      </w:rPr>
      <w:instrText xml:space="preserve">PAGE  </w:instrText>
    </w:r>
    <w:r w:rsidRPr="002A5BF5">
      <w:rPr>
        <w:i/>
      </w:rPr>
      <w:fldChar w:fldCharType="separate"/>
    </w:r>
    <w:r>
      <w:rPr>
        <w:i/>
        <w:noProof/>
      </w:rPr>
      <w:t>1</w:t>
    </w:r>
    <w:r w:rsidRPr="002A5BF5">
      <w:rPr>
        <w:i/>
      </w:rP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74D5" w:rsidRDefault="00B074D5">
    <w:pPr>
      <w:pBdr>
        <w:top w:val="single" w:sz="6" w:space="1" w:color="auto"/>
      </w:pBdr>
      <w:rPr>
        <w:sz w:val="18"/>
      </w:rPr>
    </w:pPr>
  </w:p>
  <w:p w:rsidR="00B074D5" w:rsidRDefault="00B074D5">
    <w:pPr>
      <w:jc w:val="right"/>
      <w:rPr>
        <w:i/>
        <w:sz w:val="18"/>
      </w:rPr>
    </w:pPr>
    <w:r>
      <w:rPr>
        <w:i/>
        <w:sz w:val="18"/>
      </w:rPr>
      <w:fldChar w:fldCharType="begin"/>
    </w:r>
    <w:r>
      <w:rPr>
        <w:i/>
        <w:sz w:val="18"/>
      </w:rPr>
      <w:instrText xml:space="preserve"> STYLEREF ShortT </w:instrText>
    </w:r>
    <w:r>
      <w:rPr>
        <w:i/>
        <w:sz w:val="18"/>
      </w:rPr>
      <w:fldChar w:fldCharType="separate"/>
    </w:r>
    <w:r w:rsidR="00B048FA">
      <w:rPr>
        <w:i/>
        <w:noProof/>
        <w:sz w:val="18"/>
      </w:rPr>
      <w:t>Sydney Harbour Federation Trust Act 2001</w:t>
    </w:r>
    <w:r>
      <w:rPr>
        <w:i/>
        <w:sz w:val="18"/>
      </w:rPr>
      <w:fldChar w:fldCharType="end"/>
    </w:r>
    <w:r>
      <w:rPr>
        <w:i/>
        <w:sz w:val="18"/>
      </w:rPr>
      <w:t xml:space="preserve">       </w:t>
    </w:r>
    <w:r>
      <w:rPr>
        <w:i/>
        <w:sz w:val="18"/>
      </w:rPr>
      <w:fldChar w:fldCharType="begin"/>
    </w:r>
    <w:r>
      <w:rPr>
        <w:i/>
        <w:sz w:val="18"/>
      </w:rPr>
      <w:instrText xml:space="preserve"> STYLEREF Actno </w:instrText>
    </w:r>
    <w:r>
      <w:rPr>
        <w:i/>
        <w:sz w:val="18"/>
      </w:rPr>
      <w:fldChar w:fldCharType="separate"/>
    </w:r>
    <w:r w:rsidR="00B048FA">
      <w:rPr>
        <w:i/>
        <w:noProof/>
        <w:sz w:val="18"/>
      </w:rPr>
      <w:t>Act No. 2 of 2001 as amended</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Pr>
        <w:i/>
        <w:noProof/>
        <w:sz w:val="18"/>
      </w:rPr>
      <w:t>6</w:t>
    </w:r>
    <w:r>
      <w:rPr>
        <w:i/>
        <w:sz w:val="18"/>
      </w:rPr>
      <w:fldChar w:fldCharType="end"/>
    </w:r>
  </w:p>
  <w:p w:rsidR="00B074D5" w:rsidRDefault="00B074D5">
    <w:pPr>
      <w:rPr>
        <w:i/>
        <w:sz w:val="18"/>
      </w:rPr>
    </w:pPr>
    <w:r>
      <w:rPr>
        <w:i/>
        <w:sz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0000" w:rsidRDefault="00280602">
      <w:pPr>
        <w:spacing w:line="240" w:lineRule="auto"/>
      </w:pPr>
      <w:r>
        <w:separator/>
      </w:r>
    </w:p>
  </w:footnote>
  <w:footnote w:type="continuationSeparator" w:id="0">
    <w:p w:rsidR="00000000" w:rsidRDefault="00280602">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74D5" w:rsidRPr="008C6D62" w:rsidRDefault="00B074D5">
    <w:pPr>
      <w:keepNext/>
      <w:rPr>
        <w:sz w:val="20"/>
        <w:szCs w:val="20"/>
      </w:rPr>
    </w:pPr>
  </w:p>
  <w:p w:rsidR="00B074D5" w:rsidRPr="008C6D62" w:rsidRDefault="00B074D5">
    <w:pPr>
      <w:keepNext/>
      <w:rPr>
        <w:sz w:val="20"/>
        <w:szCs w:val="20"/>
      </w:rPr>
    </w:pPr>
  </w:p>
  <w:p w:rsidR="00B074D5" w:rsidRPr="008C6D62" w:rsidRDefault="00B074D5">
    <w:pPr>
      <w:keepNext/>
      <w:rPr>
        <w:sz w:val="20"/>
        <w:szCs w:val="20"/>
      </w:rPr>
    </w:pPr>
  </w:p>
  <w:p w:rsidR="00B074D5" w:rsidRPr="00E140E4" w:rsidRDefault="00B074D5">
    <w:pPr>
      <w:keepNext/>
      <w:rPr>
        <w:sz w:val="24"/>
      </w:rPr>
    </w:pPr>
  </w:p>
  <w:p w:rsidR="00B074D5" w:rsidRPr="00E140E4" w:rsidRDefault="00B074D5">
    <w:pPr>
      <w:keepNext/>
      <w:rPr>
        <w:sz w:val="24"/>
      </w:rPr>
    </w:pPr>
  </w:p>
  <w:p w:rsidR="00B074D5" w:rsidRPr="008C6D62" w:rsidRDefault="00B074D5">
    <w:pPr>
      <w:pStyle w:val="Header"/>
      <w:pBdr>
        <w:top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74D5" w:rsidRPr="008C6D62" w:rsidRDefault="00B074D5">
    <w:pPr>
      <w:keepNext/>
      <w:jc w:val="right"/>
      <w:rPr>
        <w:sz w:val="20"/>
        <w:szCs w:val="20"/>
      </w:rPr>
    </w:pPr>
  </w:p>
  <w:p w:rsidR="00B074D5" w:rsidRPr="008C6D62" w:rsidRDefault="00B074D5">
    <w:pPr>
      <w:keepNext/>
      <w:jc w:val="right"/>
      <w:rPr>
        <w:sz w:val="20"/>
        <w:szCs w:val="20"/>
      </w:rPr>
    </w:pPr>
  </w:p>
  <w:p w:rsidR="00B074D5" w:rsidRPr="008C6D62" w:rsidRDefault="00B074D5">
    <w:pPr>
      <w:keepNext/>
      <w:jc w:val="right"/>
      <w:rPr>
        <w:sz w:val="20"/>
        <w:szCs w:val="20"/>
      </w:rPr>
    </w:pPr>
  </w:p>
  <w:p w:rsidR="00B074D5" w:rsidRPr="00E140E4" w:rsidRDefault="00B074D5">
    <w:pPr>
      <w:keepNext/>
      <w:jc w:val="right"/>
      <w:rPr>
        <w:sz w:val="24"/>
      </w:rPr>
    </w:pPr>
  </w:p>
  <w:p w:rsidR="00B074D5" w:rsidRPr="00E140E4" w:rsidRDefault="00B074D5">
    <w:pPr>
      <w:keepNext/>
      <w:jc w:val="right"/>
      <w:rPr>
        <w:sz w:val="24"/>
      </w:rPr>
    </w:pPr>
  </w:p>
  <w:p w:rsidR="00B074D5" w:rsidRPr="008C6D62" w:rsidRDefault="00B074D5">
    <w:pPr>
      <w:pStyle w:val="Header"/>
      <w:pBdr>
        <w:top w:val="single" w:sz="6" w:space="1" w:color="auto"/>
      </w:pBdr>
      <w:jc w:val="righ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0602" w:rsidRDefault="00280602">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74D5" w:rsidRDefault="00B074D5">
    <w:pPr>
      <w:jc w:val="right"/>
    </w:pPr>
  </w:p>
  <w:p w:rsidR="00B074D5" w:rsidRDefault="00B074D5">
    <w:pPr>
      <w:jc w:val="right"/>
      <w:rPr>
        <w:i/>
      </w:rPr>
    </w:pPr>
  </w:p>
  <w:p w:rsidR="00B074D5" w:rsidRDefault="00B074D5">
    <w:pPr>
      <w:jc w:val="right"/>
    </w:pPr>
  </w:p>
  <w:p w:rsidR="00B074D5" w:rsidRDefault="00B074D5">
    <w:pPr>
      <w:jc w:val="right"/>
      <w:rPr>
        <w:sz w:val="24"/>
      </w:rPr>
    </w:pPr>
  </w:p>
  <w:p w:rsidR="00B074D5" w:rsidRDefault="00B074D5">
    <w:pPr>
      <w:pBdr>
        <w:bottom w:val="single" w:sz="6" w:space="1" w:color="auto"/>
      </w:pBdr>
      <w:jc w:val="right"/>
      <w:rPr>
        <w:i/>
        <w:sz w:val="24"/>
      </w:rPr>
    </w:pPr>
  </w:p>
  <w:p w:rsidR="00B074D5" w:rsidRDefault="00B074D5">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74D5" w:rsidRDefault="00B074D5">
    <w:pPr>
      <w:jc w:val="right"/>
      <w:rPr>
        <w:b/>
      </w:rPr>
    </w:pPr>
  </w:p>
  <w:p w:rsidR="00B074D5" w:rsidRDefault="00B074D5">
    <w:pPr>
      <w:jc w:val="right"/>
      <w:rPr>
        <w:b/>
        <w:i/>
      </w:rPr>
    </w:pPr>
  </w:p>
  <w:p w:rsidR="00B074D5" w:rsidRDefault="00B074D5">
    <w:pPr>
      <w:jc w:val="right"/>
    </w:pPr>
  </w:p>
  <w:p w:rsidR="00B074D5" w:rsidRDefault="00B074D5">
    <w:pPr>
      <w:jc w:val="right"/>
      <w:rPr>
        <w:b/>
        <w:sz w:val="24"/>
      </w:rPr>
    </w:pPr>
  </w:p>
  <w:p w:rsidR="00B074D5" w:rsidRDefault="00B074D5">
    <w:pPr>
      <w:pBdr>
        <w:bottom w:val="single" w:sz="6" w:space="1" w:color="auto"/>
      </w:pBdr>
      <w:jc w:val="right"/>
      <w:rPr>
        <w:b/>
        <w:i/>
        <w:sz w:val="24"/>
      </w:rPr>
    </w:pPr>
  </w:p>
  <w:p w:rsidR="00B074D5" w:rsidRDefault="00B074D5">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74D5" w:rsidRDefault="00B074D5"/>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74D5" w:rsidRPr="00FF4C0F" w:rsidRDefault="00B074D5">
    <w:pPr>
      <w:keepNext/>
      <w:rPr>
        <w:sz w:val="20"/>
        <w:szCs w:val="20"/>
      </w:rPr>
    </w:pPr>
    <w:r w:rsidRPr="00FF4C0F">
      <w:rPr>
        <w:sz w:val="20"/>
        <w:szCs w:val="20"/>
      </w:rPr>
      <w:fldChar w:fldCharType="begin"/>
    </w:r>
    <w:r w:rsidRPr="00FF4C0F">
      <w:rPr>
        <w:sz w:val="20"/>
        <w:szCs w:val="20"/>
      </w:rPr>
      <w:instrText xml:space="preserve"> </w:instrText>
    </w:r>
    <w:r w:rsidRPr="00FF4C0F">
      <w:rPr>
        <w:b/>
        <w:sz w:val="20"/>
        <w:szCs w:val="20"/>
      </w:rPr>
      <w:instrText>S</w:instrText>
    </w:r>
    <w:r w:rsidRPr="00FF4C0F">
      <w:rPr>
        <w:sz w:val="20"/>
        <w:szCs w:val="20"/>
      </w:rPr>
      <w:instrText xml:space="preserve">TYLEREF  CharChapNo  \* CHARFORMAT </w:instrText>
    </w:r>
    <w:r w:rsidRPr="00FF4C0F">
      <w:rPr>
        <w:sz w:val="20"/>
        <w:szCs w:val="20"/>
      </w:rPr>
      <w:fldChar w:fldCharType="end"/>
    </w:r>
    <w:r w:rsidRPr="00FF4C0F">
      <w:rPr>
        <w:sz w:val="20"/>
        <w:szCs w:val="20"/>
      </w:rPr>
      <w:t xml:space="preserve">  </w:t>
    </w:r>
    <w:r w:rsidRPr="00FF4C0F">
      <w:rPr>
        <w:sz w:val="20"/>
        <w:szCs w:val="20"/>
      </w:rPr>
      <w:fldChar w:fldCharType="begin"/>
    </w:r>
    <w:r w:rsidRPr="00FF4C0F">
      <w:rPr>
        <w:sz w:val="20"/>
        <w:szCs w:val="20"/>
      </w:rPr>
      <w:instrText xml:space="preserve"> STYLEREF  CharChapText  \* CHARFORMAT </w:instrText>
    </w:r>
    <w:r w:rsidRPr="00FF4C0F">
      <w:rPr>
        <w:sz w:val="20"/>
        <w:szCs w:val="20"/>
      </w:rPr>
      <w:fldChar w:fldCharType="end"/>
    </w:r>
  </w:p>
  <w:p w:rsidR="00B074D5" w:rsidRPr="00FF4C0F" w:rsidRDefault="00B074D5">
    <w:pPr>
      <w:keepNext/>
      <w:rPr>
        <w:sz w:val="20"/>
        <w:szCs w:val="20"/>
      </w:rPr>
    </w:pPr>
    <w:r w:rsidRPr="00FF4C0F">
      <w:rPr>
        <w:sz w:val="20"/>
        <w:szCs w:val="20"/>
      </w:rPr>
      <w:fldChar w:fldCharType="begin"/>
    </w:r>
    <w:r w:rsidRPr="00FF4C0F">
      <w:rPr>
        <w:sz w:val="20"/>
        <w:szCs w:val="20"/>
      </w:rPr>
      <w:instrText xml:space="preserve"> </w:instrText>
    </w:r>
    <w:r w:rsidRPr="00FF4C0F">
      <w:rPr>
        <w:b/>
        <w:sz w:val="20"/>
        <w:szCs w:val="20"/>
      </w:rPr>
      <w:instrText>S</w:instrText>
    </w:r>
    <w:r w:rsidRPr="00FF4C0F">
      <w:rPr>
        <w:sz w:val="20"/>
        <w:szCs w:val="20"/>
      </w:rPr>
      <w:instrText xml:space="preserve">TYLEREF  CharPartNo  \* CHARFORMAT </w:instrText>
    </w:r>
    <w:r w:rsidR="00B048FA">
      <w:rPr>
        <w:sz w:val="20"/>
        <w:szCs w:val="20"/>
      </w:rPr>
      <w:fldChar w:fldCharType="separate"/>
    </w:r>
    <w:r w:rsidR="00280602">
      <w:rPr>
        <w:b/>
        <w:noProof/>
        <w:sz w:val="20"/>
        <w:szCs w:val="20"/>
      </w:rPr>
      <w:t>Part 1</w:t>
    </w:r>
    <w:r w:rsidRPr="00FF4C0F">
      <w:rPr>
        <w:sz w:val="20"/>
        <w:szCs w:val="20"/>
      </w:rPr>
      <w:fldChar w:fldCharType="end"/>
    </w:r>
    <w:r w:rsidRPr="00FF4C0F">
      <w:rPr>
        <w:sz w:val="20"/>
        <w:szCs w:val="20"/>
      </w:rPr>
      <w:t xml:space="preserve">  </w:t>
    </w:r>
    <w:r w:rsidRPr="00FF4C0F">
      <w:rPr>
        <w:sz w:val="20"/>
        <w:szCs w:val="20"/>
      </w:rPr>
      <w:fldChar w:fldCharType="begin"/>
    </w:r>
    <w:r w:rsidRPr="00FF4C0F">
      <w:rPr>
        <w:sz w:val="20"/>
        <w:szCs w:val="20"/>
      </w:rPr>
      <w:instrText xml:space="preserve"> STYLEREF  CharPartText  \* CHARFORMAT </w:instrText>
    </w:r>
    <w:r w:rsidR="00B048FA">
      <w:rPr>
        <w:sz w:val="20"/>
        <w:szCs w:val="20"/>
      </w:rPr>
      <w:fldChar w:fldCharType="separate"/>
    </w:r>
    <w:r w:rsidR="00280602">
      <w:rPr>
        <w:noProof/>
        <w:sz w:val="20"/>
        <w:szCs w:val="20"/>
      </w:rPr>
      <w:t>Preliminary</w:t>
    </w:r>
    <w:r w:rsidRPr="00FF4C0F">
      <w:rPr>
        <w:sz w:val="20"/>
        <w:szCs w:val="20"/>
      </w:rPr>
      <w:fldChar w:fldCharType="end"/>
    </w:r>
  </w:p>
  <w:p w:rsidR="00B074D5" w:rsidRPr="00FF4C0F" w:rsidRDefault="00B074D5">
    <w:pPr>
      <w:keepNext/>
      <w:rPr>
        <w:sz w:val="20"/>
        <w:szCs w:val="20"/>
      </w:rPr>
    </w:pPr>
    <w:r w:rsidRPr="00FF4C0F">
      <w:rPr>
        <w:sz w:val="20"/>
        <w:szCs w:val="20"/>
      </w:rPr>
      <w:fldChar w:fldCharType="begin"/>
    </w:r>
    <w:r w:rsidRPr="00FF4C0F">
      <w:rPr>
        <w:sz w:val="20"/>
        <w:szCs w:val="20"/>
      </w:rPr>
      <w:instrText xml:space="preserve"> </w:instrText>
    </w:r>
    <w:r w:rsidRPr="00FF4C0F">
      <w:rPr>
        <w:b/>
        <w:sz w:val="20"/>
        <w:szCs w:val="20"/>
      </w:rPr>
      <w:instrText>S</w:instrText>
    </w:r>
    <w:r w:rsidRPr="00FF4C0F">
      <w:rPr>
        <w:sz w:val="20"/>
        <w:szCs w:val="20"/>
      </w:rPr>
      <w:instrText xml:space="preserve">TYLEREF  CharDivNo  \* CHARFORMAT </w:instrText>
    </w:r>
    <w:r w:rsidRPr="00FF4C0F">
      <w:rPr>
        <w:sz w:val="20"/>
        <w:szCs w:val="20"/>
      </w:rPr>
      <w:fldChar w:fldCharType="end"/>
    </w:r>
    <w:r w:rsidRPr="00FF4C0F">
      <w:rPr>
        <w:sz w:val="20"/>
        <w:szCs w:val="20"/>
      </w:rPr>
      <w:t xml:space="preserve">  </w:t>
    </w:r>
    <w:r w:rsidRPr="00FF4C0F">
      <w:rPr>
        <w:sz w:val="20"/>
        <w:szCs w:val="20"/>
      </w:rPr>
      <w:fldChar w:fldCharType="begin"/>
    </w:r>
    <w:r w:rsidRPr="00FF4C0F">
      <w:rPr>
        <w:sz w:val="20"/>
        <w:szCs w:val="20"/>
      </w:rPr>
      <w:instrText xml:space="preserve"> STYLEREF  CharDivText  \* CHARFORMAT </w:instrText>
    </w:r>
    <w:r w:rsidRPr="00FF4C0F">
      <w:rPr>
        <w:sz w:val="20"/>
        <w:szCs w:val="20"/>
      </w:rPr>
      <w:fldChar w:fldCharType="end"/>
    </w:r>
  </w:p>
  <w:p w:rsidR="00B074D5" w:rsidRPr="00E140E4" w:rsidRDefault="00B074D5">
    <w:pPr>
      <w:keepNext/>
      <w:rPr>
        <w:sz w:val="24"/>
      </w:rPr>
    </w:pPr>
  </w:p>
  <w:p w:rsidR="00B074D5" w:rsidRPr="00E140E4" w:rsidRDefault="00B074D5">
    <w:pPr>
      <w:keepNext/>
      <w:rPr>
        <w:b/>
        <w:sz w:val="24"/>
      </w:rPr>
    </w:pPr>
    <w:r w:rsidRPr="00E140E4">
      <w:rPr>
        <w:sz w:val="24"/>
      </w:rPr>
      <w:t>Section</w:t>
    </w:r>
    <w:r w:rsidRPr="00FF4C0F">
      <w:rPr>
        <w:sz w:val="24"/>
      </w:rPr>
      <w:t xml:space="preserve"> </w:t>
    </w:r>
    <w:r w:rsidRPr="00FF4C0F">
      <w:rPr>
        <w:sz w:val="24"/>
      </w:rPr>
      <w:fldChar w:fldCharType="begin"/>
    </w:r>
    <w:r w:rsidRPr="00FF4C0F">
      <w:rPr>
        <w:sz w:val="24"/>
      </w:rPr>
      <w:instrText xml:space="preserve"> STYLEREF  CharSectno  \* CHARFORMAT </w:instrText>
    </w:r>
    <w:r w:rsidRPr="00FF4C0F">
      <w:rPr>
        <w:sz w:val="24"/>
      </w:rPr>
      <w:fldChar w:fldCharType="separate"/>
    </w:r>
    <w:r w:rsidR="00280602">
      <w:rPr>
        <w:noProof/>
        <w:sz w:val="24"/>
      </w:rPr>
      <w:t>3</w:t>
    </w:r>
    <w:r w:rsidRPr="00FF4C0F">
      <w:rPr>
        <w:sz w:val="24"/>
      </w:rPr>
      <w:fldChar w:fldCharType="end"/>
    </w:r>
  </w:p>
  <w:p w:rsidR="00B074D5" w:rsidRPr="00E140E4" w:rsidRDefault="00B074D5">
    <w:pPr>
      <w:pStyle w:val="Header"/>
      <w:pBdr>
        <w:top w:val="single" w:sz="6" w:space="1" w:color="auto"/>
      </w:pBd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74D5" w:rsidRPr="00FF4C0F" w:rsidRDefault="00B074D5">
    <w:pPr>
      <w:keepNext/>
      <w:jc w:val="right"/>
      <w:rPr>
        <w:sz w:val="20"/>
        <w:szCs w:val="20"/>
      </w:rPr>
    </w:pPr>
    <w:r w:rsidRPr="00FF4C0F">
      <w:rPr>
        <w:sz w:val="20"/>
        <w:szCs w:val="20"/>
      </w:rPr>
      <w:fldChar w:fldCharType="begin"/>
    </w:r>
    <w:r w:rsidRPr="00FF4C0F">
      <w:rPr>
        <w:sz w:val="20"/>
        <w:szCs w:val="20"/>
      </w:rPr>
      <w:instrText xml:space="preserve"> STYLEREF  CharChapText  \* CHARFORMAT </w:instrText>
    </w:r>
    <w:r w:rsidRPr="00FF4C0F">
      <w:rPr>
        <w:sz w:val="20"/>
        <w:szCs w:val="20"/>
      </w:rPr>
      <w:fldChar w:fldCharType="end"/>
    </w:r>
    <w:r w:rsidRPr="00FF4C0F">
      <w:rPr>
        <w:sz w:val="20"/>
        <w:szCs w:val="20"/>
      </w:rPr>
      <w:t xml:space="preserve">  </w:t>
    </w:r>
    <w:r w:rsidRPr="00FF4C0F">
      <w:rPr>
        <w:sz w:val="20"/>
        <w:szCs w:val="20"/>
      </w:rPr>
      <w:fldChar w:fldCharType="begin"/>
    </w:r>
    <w:r w:rsidRPr="00FF4C0F">
      <w:rPr>
        <w:sz w:val="20"/>
        <w:szCs w:val="20"/>
      </w:rPr>
      <w:instrText xml:space="preserve"> </w:instrText>
    </w:r>
    <w:r w:rsidRPr="00FF4C0F">
      <w:rPr>
        <w:b/>
        <w:sz w:val="20"/>
        <w:szCs w:val="20"/>
      </w:rPr>
      <w:instrText>S</w:instrText>
    </w:r>
    <w:r w:rsidRPr="00FF4C0F">
      <w:rPr>
        <w:sz w:val="20"/>
        <w:szCs w:val="20"/>
      </w:rPr>
      <w:instrText xml:space="preserve">TYLEREF  CharChapNo  \* CHARFORMAT </w:instrText>
    </w:r>
    <w:r w:rsidRPr="00FF4C0F">
      <w:rPr>
        <w:sz w:val="20"/>
        <w:szCs w:val="20"/>
      </w:rPr>
      <w:fldChar w:fldCharType="end"/>
    </w:r>
  </w:p>
  <w:p w:rsidR="00B074D5" w:rsidRPr="00FF4C0F" w:rsidRDefault="00B074D5">
    <w:pPr>
      <w:keepNext/>
      <w:jc w:val="right"/>
      <w:rPr>
        <w:sz w:val="20"/>
        <w:szCs w:val="20"/>
      </w:rPr>
    </w:pPr>
    <w:r w:rsidRPr="00FF4C0F">
      <w:rPr>
        <w:sz w:val="20"/>
        <w:szCs w:val="20"/>
      </w:rPr>
      <w:fldChar w:fldCharType="begin"/>
    </w:r>
    <w:r w:rsidRPr="00FF4C0F">
      <w:rPr>
        <w:sz w:val="20"/>
        <w:szCs w:val="20"/>
      </w:rPr>
      <w:instrText xml:space="preserve"> STYLEREF  CharPartText  \* CHARFORMAT </w:instrText>
    </w:r>
    <w:r w:rsidR="00B048FA">
      <w:rPr>
        <w:sz w:val="20"/>
        <w:szCs w:val="20"/>
      </w:rPr>
      <w:fldChar w:fldCharType="separate"/>
    </w:r>
    <w:r w:rsidR="00280602">
      <w:rPr>
        <w:noProof/>
        <w:sz w:val="20"/>
        <w:szCs w:val="20"/>
      </w:rPr>
      <w:t>Preliminary</w:t>
    </w:r>
    <w:r w:rsidRPr="00FF4C0F">
      <w:rPr>
        <w:sz w:val="20"/>
        <w:szCs w:val="20"/>
      </w:rPr>
      <w:fldChar w:fldCharType="end"/>
    </w:r>
    <w:r w:rsidRPr="00FF4C0F">
      <w:rPr>
        <w:sz w:val="20"/>
        <w:szCs w:val="20"/>
      </w:rPr>
      <w:t xml:space="preserve">  </w:t>
    </w:r>
    <w:r w:rsidRPr="00FF4C0F">
      <w:rPr>
        <w:sz w:val="20"/>
        <w:szCs w:val="20"/>
      </w:rPr>
      <w:fldChar w:fldCharType="begin"/>
    </w:r>
    <w:r w:rsidRPr="00FF4C0F">
      <w:rPr>
        <w:b/>
        <w:sz w:val="20"/>
        <w:szCs w:val="20"/>
      </w:rPr>
      <w:instrText xml:space="preserve"> S</w:instrText>
    </w:r>
    <w:r w:rsidRPr="00FF4C0F">
      <w:rPr>
        <w:sz w:val="20"/>
        <w:szCs w:val="20"/>
      </w:rPr>
      <w:instrText xml:space="preserve">TYLEREF  CharPartNo  \* CHARFORMAT </w:instrText>
    </w:r>
    <w:r w:rsidR="00B048FA">
      <w:rPr>
        <w:sz w:val="20"/>
        <w:szCs w:val="20"/>
      </w:rPr>
      <w:fldChar w:fldCharType="separate"/>
    </w:r>
    <w:r w:rsidR="00280602">
      <w:rPr>
        <w:b/>
        <w:noProof/>
        <w:sz w:val="20"/>
        <w:szCs w:val="20"/>
      </w:rPr>
      <w:t>Part 1</w:t>
    </w:r>
    <w:r w:rsidRPr="00FF4C0F">
      <w:rPr>
        <w:sz w:val="20"/>
        <w:szCs w:val="20"/>
      </w:rPr>
      <w:fldChar w:fldCharType="end"/>
    </w:r>
  </w:p>
  <w:p w:rsidR="00B074D5" w:rsidRPr="00FF4C0F" w:rsidRDefault="00B074D5">
    <w:pPr>
      <w:keepNext/>
      <w:jc w:val="right"/>
      <w:rPr>
        <w:sz w:val="20"/>
        <w:szCs w:val="20"/>
      </w:rPr>
    </w:pPr>
    <w:r w:rsidRPr="00FF4C0F">
      <w:rPr>
        <w:sz w:val="20"/>
        <w:szCs w:val="20"/>
      </w:rPr>
      <w:fldChar w:fldCharType="begin"/>
    </w:r>
    <w:r w:rsidRPr="00FF4C0F">
      <w:rPr>
        <w:sz w:val="20"/>
        <w:szCs w:val="20"/>
      </w:rPr>
      <w:instrText xml:space="preserve"> STYLEREF  CharDivText  \* CHARFORMAT </w:instrText>
    </w:r>
    <w:r w:rsidRPr="00FF4C0F">
      <w:rPr>
        <w:sz w:val="20"/>
        <w:szCs w:val="20"/>
      </w:rPr>
      <w:fldChar w:fldCharType="end"/>
    </w:r>
    <w:r w:rsidRPr="00FF4C0F">
      <w:rPr>
        <w:sz w:val="20"/>
        <w:szCs w:val="20"/>
      </w:rPr>
      <w:t xml:space="preserve">  </w:t>
    </w:r>
    <w:r w:rsidRPr="00FF4C0F">
      <w:rPr>
        <w:sz w:val="20"/>
        <w:szCs w:val="20"/>
      </w:rPr>
      <w:fldChar w:fldCharType="begin"/>
    </w:r>
    <w:r w:rsidRPr="00FF4C0F">
      <w:rPr>
        <w:sz w:val="20"/>
        <w:szCs w:val="20"/>
      </w:rPr>
      <w:instrText xml:space="preserve"> </w:instrText>
    </w:r>
    <w:r w:rsidRPr="00FF4C0F">
      <w:rPr>
        <w:b/>
        <w:sz w:val="20"/>
        <w:szCs w:val="20"/>
      </w:rPr>
      <w:instrText>S</w:instrText>
    </w:r>
    <w:r w:rsidRPr="00FF4C0F">
      <w:rPr>
        <w:sz w:val="20"/>
        <w:szCs w:val="20"/>
      </w:rPr>
      <w:instrText xml:space="preserve">TYLEREF  CharDivNo  \* CHARFORMAT </w:instrText>
    </w:r>
    <w:r w:rsidRPr="00FF4C0F">
      <w:rPr>
        <w:sz w:val="20"/>
        <w:szCs w:val="20"/>
      </w:rPr>
      <w:fldChar w:fldCharType="end"/>
    </w:r>
  </w:p>
  <w:p w:rsidR="00B074D5" w:rsidRPr="00E140E4" w:rsidRDefault="00B074D5">
    <w:pPr>
      <w:keepNext/>
      <w:jc w:val="right"/>
      <w:rPr>
        <w:sz w:val="24"/>
      </w:rPr>
    </w:pPr>
  </w:p>
  <w:p w:rsidR="00B074D5" w:rsidRPr="0037294E" w:rsidRDefault="00B074D5">
    <w:pPr>
      <w:keepNext/>
      <w:jc w:val="right"/>
      <w:rPr>
        <w:sz w:val="24"/>
      </w:rPr>
    </w:pPr>
    <w:r>
      <w:rPr>
        <w:sz w:val="24"/>
      </w:rPr>
      <w:t>Sectio</w:t>
    </w:r>
    <w:r w:rsidRPr="0037294E">
      <w:rPr>
        <w:sz w:val="24"/>
      </w:rPr>
      <w:t xml:space="preserve">n </w:t>
    </w:r>
    <w:r w:rsidRPr="00FF4C0F">
      <w:rPr>
        <w:sz w:val="24"/>
      </w:rPr>
      <w:fldChar w:fldCharType="begin"/>
    </w:r>
    <w:r w:rsidRPr="00FF4C0F">
      <w:rPr>
        <w:sz w:val="24"/>
      </w:rPr>
      <w:instrText xml:space="preserve"> STYLEREF  CharSectno  \* CHARFORMAT </w:instrText>
    </w:r>
    <w:r w:rsidRPr="00FF4C0F">
      <w:rPr>
        <w:sz w:val="24"/>
      </w:rPr>
      <w:fldChar w:fldCharType="separate"/>
    </w:r>
    <w:r w:rsidR="00280602">
      <w:rPr>
        <w:noProof/>
        <w:sz w:val="24"/>
      </w:rPr>
      <w:t>4</w:t>
    </w:r>
    <w:r w:rsidRPr="00FF4C0F">
      <w:rPr>
        <w:sz w:val="24"/>
      </w:rPr>
      <w:fldChar w:fldCharType="end"/>
    </w:r>
  </w:p>
  <w:p w:rsidR="00B074D5" w:rsidRPr="008C6D62" w:rsidRDefault="00B074D5">
    <w:pPr>
      <w:pStyle w:val="Header"/>
      <w:pBdr>
        <w:top w:val="single" w:sz="6" w:space="1" w:color="auto"/>
      </w:pBdr>
      <w:jc w:val="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74D5" w:rsidRPr="008C6D62" w:rsidRDefault="00B074D5">
    <w:pPr>
      <w:keepNext/>
      <w:jc w:val="right"/>
      <w:rPr>
        <w:sz w:val="20"/>
        <w:szCs w:val="20"/>
      </w:rPr>
    </w:pPr>
  </w:p>
  <w:p w:rsidR="00B074D5" w:rsidRPr="008C6D62" w:rsidRDefault="00B074D5">
    <w:pPr>
      <w:keepNext/>
      <w:jc w:val="right"/>
      <w:rPr>
        <w:sz w:val="20"/>
        <w:szCs w:val="20"/>
      </w:rPr>
    </w:pPr>
  </w:p>
  <w:p w:rsidR="00B074D5" w:rsidRPr="008C6D62" w:rsidRDefault="00B074D5">
    <w:pPr>
      <w:keepNext/>
      <w:jc w:val="right"/>
      <w:rPr>
        <w:sz w:val="20"/>
        <w:szCs w:val="20"/>
      </w:rPr>
    </w:pPr>
  </w:p>
  <w:p w:rsidR="00B074D5" w:rsidRPr="00E140E4" w:rsidRDefault="00B074D5">
    <w:pPr>
      <w:keepNext/>
      <w:jc w:val="right"/>
      <w:rPr>
        <w:sz w:val="24"/>
      </w:rPr>
    </w:pPr>
  </w:p>
  <w:p w:rsidR="00B074D5" w:rsidRPr="00E140E4" w:rsidRDefault="00B074D5">
    <w:pPr>
      <w:keepNext/>
      <w:jc w:val="right"/>
      <w:rPr>
        <w:sz w:val="24"/>
      </w:rPr>
    </w:pPr>
  </w:p>
  <w:p w:rsidR="00B074D5" w:rsidRPr="008C6D62" w:rsidRDefault="00B074D5">
    <w:pPr>
      <w:pStyle w:val="Header"/>
      <w:pBdr>
        <w:top w:val="single" w:sz="6" w:space="1" w:color="auto"/>
      </w:pBdr>
      <w:jc w:val="righ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74D5" w:rsidRPr="00E140E4" w:rsidRDefault="00B074D5">
    <w:pPr>
      <w:keepNext/>
      <w:rPr>
        <w:b/>
        <w:sz w:val="20"/>
        <w:szCs w:val="20"/>
      </w:rPr>
    </w:pPr>
    <w:r w:rsidRPr="00E140E4">
      <w:rPr>
        <w:b/>
        <w:sz w:val="20"/>
        <w:szCs w:val="20"/>
      </w:rPr>
      <w:fldChar w:fldCharType="begin"/>
    </w:r>
    <w:r w:rsidRPr="00E140E4">
      <w:rPr>
        <w:b/>
        <w:sz w:val="20"/>
        <w:szCs w:val="20"/>
      </w:rPr>
      <w:instrText xml:space="preserve"> STYLEREF  CharChapNo  \* CHARFORMAT </w:instrText>
    </w:r>
    <w:r w:rsidR="00B048FA">
      <w:rPr>
        <w:b/>
        <w:sz w:val="20"/>
        <w:szCs w:val="20"/>
      </w:rPr>
      <w:fldChar w:fldCharType="separate"/>
    </w:r>
    <w:r w:rsidR="00280602">
      <w:rPr>
        <w:b/>
        <w:noProof/>
        <w:sz w:val="20"/>
        <w:szCs w:val="20"/>
      </w:rPr>
      <w:t>Schedule 1</w:t>
    </w:r>
    <w:r w:rsidRPr="00E140E4">
      <w:rPr>
        <w:b/>
        <w:sz w:val="20"/>
        <w:szCs w:val="20"/>
      </w:rPr>
      <w:fldChar w:fldCharType="end"/>
    </w:r>
    <w:r w:rsidRPr="00E140E4">
      <w:rPr>
        <w:b/>
        <w:sz w:val="20"/>
        <w:szCs w:val="20"/>
      </w:rPr>
      <w:t xml:space="preserve">  </w:t>
    </w:r>
    <w:r w:rsidRPr="00E140E4">
      <w:rPr>
        <w:sz w:val="20"/>
        <w:szCs w:val="20"/>
      </w:rPr>
      <w:fldChar w:fldCharType="begin"/>
    </w:r>
    <w:r w:rsidRPr="00E140E4">
      <w:rPr>
        <w:sz w:val="20"/>
        <w:szCs w:val="20"/>
      </w:rPr>
      <w:instrText xml:space="preserve"> STYLEREF  CharChapText  \* CHARFORMAT </w:instrText>
    </w:r>
    <w:r w:rsidR="00B048FA">
      <w:rPr>
        <w:sz w:val="20"/>
        <w:szCs w:val="20"/>
      </w:rPr>
      <w:fldChar w:fldCharType="separate"/>
    </w:r>
    <w:r w:rsidR="00280602">
      <w:rPr>
        <w:noProof/>
        <w:sz w:val="20"/>
        <w:szCs w:val="20"/>
      </w:rPr>
      <w:t>Defence land to be vested in the Trust and remain in public ownership</w:t>
    </w:r>
    <w:r w:rsidRPr="00E140E4">
      <w:rPr>
        <w:sz w:val="20"/>
        <w:szCs w:val="20"/>
      </w:rPr>
      <w:fldChar w:fldCharType="end"/>
    </w:r>
  </w:p>
  <w:p w:rsidR="00B074D5" w:rsidRPr="00E140E4" w:rsidRDefault="00B074D5">
    <w:pPr>
      <w:keepNext/>
      <w:rPr>
        <w:b/>
        <w:sz w:val="20"/>
        <w:szCs w:val="20"/>
      </w:rPr>
    </w:pPr>
  </w:p>
  <w:p w:rsidR="00B074D5" w:rsidRPr="00E140E4" w:rsidRDefault="00B074D5">
    <w:pPr>
      <w:keepNext/>
      <w:rPr>
        <w:b/>
        <w:sz w:val="20"/>
        <w:szCs w:val="20"/>
      </w:rPr>
    </w:pPr>
  </w:p>
  <w:p w:rsidR="00B074D5" w:rsidRPr="00E140E4" w:rsidRDefault="00B074D5">
    <w:pPr>
      <w:keepNext/>
      <w:rPr>
        <w:sz w:val="24"/>
      </w:rPr>
    </w:pPr>
  </w:p>
  <w:p w:rsidR="00B074D5" w:rsidRPr="00E140E4" w:rsidRDefault="00B074D5">
    <w:pPr>
      <w:keepNext/>
      <w:rPr>
        <w:b/>
        <w:sz w:val="24"/>
      </w:rPr>
    </w:pPr>
  </w:p>
  <w:p w:rsidR="00B074D5" w:rsidRPr="00E140E4" w:rsidRDefault="00B074D5">
    <w:pPr>
      <w:pStyle w:val="Header"/>
      <w:pBdr>
        <w:top w:val="single" w:sz="6" w:space="1" w:color="auto"/>
      </w:pBd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74D5" w:rsidRPr="008B6C21" w:rsidRDefault="00B074D5">
    <w:pPr>
      <w:keepNext/>
      <w:jc w:val="right"/>
      <w:rPr>
        <w:sz w:val="20"/>
        <w:szCs w:val="20"/>
      </w:rPr>
    </w:pPr>
    <w:r w:rsidRPr="008B6C21">
      <w:rPr>
        <w:sz w:val="20"/>
        <w:szCs w:val="20"/>
      </w:rPr>
      <w:fldChar w:fldCharType="begin"/>
    </w:r>
    <w:r w:rsidRPr="008B6C21">
      <w:rPr>
        <w:sz w:val="20"/>
        <w:szCs w:val="20"/>
      </w:rPr>
      <w:instrText xml:space="preserve"> STYLEREF  CharChapText  \* CHARFORMAT </w:instrText>
    </w:r>
    <w:r w:rsidRPr="008B6C21">
      <w:rPr>
        <w:sz w:val="20"/>
        <w:szCs w:val="20"/>
      </w:rPr>
      <w:fldChar w:fldCharType="end"/>
    </w:r>
    <w:r w:rsidRPr="008B6C21">
      <w:rPr>
        <w:sz w:val="20"/>
        <w:szCs w:val="20"/>
      </w:rPr>
      <w:t xml:space="preserve">  </w:t>
    </w:r>
    <w:r w:rsidRPr="008B6C21">
      <w:rPr>
        <w:sz w:val="20"/>
        <w:szCs w:val="20"/>
      </w:rPr>
      <w:fldChar w:fldCharType="begin"/>
    </w:r>
    <w:r w:rsidRPr="008B6C21">
      <w:rPr>
        <w:sz w:val="20"/>
        <w:szCs w:val="20"/>
      </w:rPr>
      <w:instrText xml:space="preserve"> </w:instrText>
    </w:r>
    <w:r w:rsidRPr="008B6C21">
      <w:rPr>
        <w:b/>
        <w:sz w:val="20"/>
        <w:szCs w:val="20"/>
      </w:rPr>
      <w:instrText>S</w:instrText>
    </w:r>
    <w:r w:rsidRPr="008B6C21">
      <w:rPr>
        <w:sz w:val="20"/>
        <w:szCs w:val="20"/>
      </w:rPr>
      <w:instrText xml:space="preserve">TYLEREF  CharChapNo  \* CHARFORMAT </w:instrText>
    </w:r>
    <w:r w:rsidRPr="008B6C21">
      <w:rPr>
        <w:sz w:val="20"/>
        <w:szCs w:val="20"/>
      </w:rPr>
      <w:fldChar w:fldCharType="end"/>
    </w:r>
  </w:p>
  <w:p w:rsidR="00B074D5" w:rsidRPr="00E140E4" w:rsidRDefault="00B074D5">
    <w:pPr>
      <w:keepNext/>
      <w:jc w:val="right"/>
      <w:rPr>
        <w:sz w:val="20"/>
        <w:szCs w:val="20"/>
      </w:rPr>
    </w:pPr>
  </w:p>
  <w:p w:rsidR="00B074D5" w:rsidRPr="008C6D62" w:rsidRDefault="00B074D5">
    <w:pPr>
      <w:keepNext/>
      <w:jc w:val="right"/>
      <w:rPr>
        <w:sz w:val="20"/>
        <w:szCs w:val="20"/>
      </w:rPr>
    </w:pPr>
  </w:p>
  <w:p w:rsidR="00B074D5" w:rsidRPr="00E140E4" w:rsidRDefault="00B074D5">
    <w:pPr>
      <w:keepNext/>
      <w:jc w:val="right"/>
      <w:rPr>
        <w:sz w:val="24"/>
      </w:rPr>
    </w:pPr>
  </w:p>
  <w:p w:rsidR="00B074D5" w:rsidRPr="00E140E4" w:rsidRDefault="00B074D5">
    <w:pPr>
      <w:keepNext/>
      <w:jc w:val="right"/>
      <w:rPr>
        <w:b/>
        <w:sz w:val="24"/>
      </w:rPr>
    </w:pPr>
  </w:p>
  <w:p w:rsidR="00B074D5" w:rsidRPr="008C6D62" w:rsidRDefault="00B074D5">
    <w:pPr>
      <w:pStyle w:val="Header"/>
      <w:pBdr>
        <w:top w:val="single" w:sz="6" w:space="1" w:color="auto"/>
      </w:pBdr>
      <w:jc w:val="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74D5" w:rsidRPr="00E140E4" w:rsidRDefault="00B074D5">
    <w:pPr>
      <w:keepNext/>
      <w:rPr>
        <w:b/>
        <w:sz w:val="20"/>
        <w:szCs w:val="20"/>
      </w:rPr>
    </w:pPr>
    <w:r w:rsidRPr="00E140E4">
      <w:rPr>
        <w:b/>
        <w:sz w:val="20"/>
        <w:szCs w:val="20"/>
      </w:rPr>
      <w:fldChar w:fldCharType="begin"/>
    </w:r>
    <w:r w:rsidRPr="00E140E4">
      <w:rPr>
        <w:b/>
        <w:sz w:val="20"/>
        <w:szCs w:val="20"/>
      </w:rPr>
      <w:instrText xml:space="preserve"> STYLEREF  CharChapNo  \* CHARFORMAT </w:instrText>
    </w:r>
    <w:r w:rsidRPr="00E140E4">
      <w:rPr>
        <w:b/>
        <w:sz w:val="20"/>
        <w:szCs w:val="20"/>
      </w:rPr>
      <w:fldChar w:fldCharType="separate"/>
    </w:r>
    <w:r w:rsidR="00B048FA">
      <w:rPr>
        <w:b/>
        <w:noProof/>
        <w:sz w:val="20"/>
        <w:szCs w:val="20"/>
      </w:rPr>
      <w:t>Schedule 1</w:t>
    </w:r>
    <w:r w:rsidRPr="00E140E4">
      <w:rPr>
        <w:b/>
        <w:sz w:val="20"/>
        <w:szCs w:val="20"/>
      </w:rPr>
      <w:fldChar w:fldCharType="end"/>
    </w:r>
    <w:r w:rsidRPr="00E140E4">
      <w:rPr>
        <w:b/>
        <w:sz w:val="20"/>
        <w:szCs w:val="20"/>
      </w:rPr>
      <w:t xml:space="preserve">  </w:t>
    </w:r>
    <w:r w:rsidRPr="00E140E4">
      <w:rPr>
        <w:sz w:val="20"/>
        <w:szCs w:val="20"/>
      </w:rPr>
      <w:fldChar w:fldCharType="begin"/>
    </w:r>
    <w:r w:rsidRPr="00E140E4">
      <w:rPr>
        <w:sz w:val="20"/>
        <w:szCs w:val="20"/>
      </w:rPr>
      <w:instrText xml:space="preserve"> STYLEREF  CharChapText  \* CHARFORMAT </w:instrText>
    </w:r>
    <w:r w:rsidRPr="00E140E4">
      <w:rPr>
        <w:sz w:val="20"/>
        <w:szCs w:val="20"/>
      </w:rPr>
      <w:fldChar w:fldCharType="separate"/>
    </w:r>
    <w:r w:rsidR="00B048FA">
      <w:rPr>
        <w:noProof/>
        <w:sz w:val="20"/>
        <w:szCs w:val="20"/>
      </w:rPr>
      <w:t>Defence land to be vested in the Trust and remain in public ownership</w:t>
    </w:r>
    <w:r w:rsidRPr="00E140E4">
      <w:rPr>
        <w:sz w:val="20"/>
        <w:szCs w:val="20"/>
      </w:rPr>
      <w:fldChar w:fldCharType="end"/>
    </w:r>
  </w:p>
  <w:p w:rsidR="00B074D5" w:rsidRPr="00E140E4" w:rsidRDefault="00B074D5">
    <w:pPr>
      <w:keepNext/>
      <w:rPr>
        <w:b/>
        <w:sz w:val="20"/>
        <w:szCs w:val="20"/>
      </w:rPr>
    </w:pPr>
  </w:p>
  <w:p w:rsidR="00B074D5" w:rsidRPr="00E140E4" w:rsidRDefault="00B074D5">
    <w:pPr>
      <w:keepNext/>
      <w:rPr>
        <w:b/>
        <w:sz w:val="20"/>
        <w:szCs w:val="20"/>
      </w:rPr>
    </w:pPr>
  </w:p>
  <w:p w:rsidR="00B074D5" w:rsidRPr="00E140E4" w:rsidRDefault="00B074D5">
    <w:pPr>
      <w:keepNext/>
      <w:rPr>
        <w:sz w:val="24"/>
      </w:rPr>
    </w:pPr>
  </w:p>
  <w:p w:rsidR="00B074D5" w:rsidRPr="00E140E4" w:rsidRDefault="00B074D5">
    <w:pPr>
      <w:keepNext/>
      <w:rPr>
        <w:b/>
        <w:sz w:val="24"/>
      </w:rPr>
    </w:pPr>
  </w:p>
  <w:p w:rsidR="00B074D5" w:rsidRPr="00E140E4" w:rsidRDefault="00B074D5">
    <w:pPr>
      <w:pStyle w:val="Header"/>
      <w:pBdr>
        <w:top w:val="single" w:sz="6" w:space="1" w:color="auto"/>
      </w:pBd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74D5" w:rsidRPr="008B6C21" w:rsidRDefault="00B074D5">
    <w:pPr>
      <w:keepNext/>
      <w:jc w:val="right"/>
      <w:rPr>
        <w:sz w:val="20"/>
        <w:szCs w:val="20"/>
      </w:rPr>
    </w:pPr>
    <w:r w:rsidRPr="008B6C21">
      <w:rPr>
        <w:sz w:val="20"/>
        <w:szCs w:val="20"/>
      </w:rPr>
      <w:fldChar w:fldCharType="begin"/>
    </w:r>
    <w:r w:rsidRPr="008B6C21">
      <w:rPr>
        <w:sz w:val="20"/>
        <w:szCs w:val="20"/>
      </w:rPr>
      <w:instrText xml:space="preserve"> STYLEREF  CharChapText  \* CHARFORMAT </w:instrText>
    </w:r>
    <w:r w:rsidRPr="008B6C21">
      <w:rPr>
        <w:sz w:val="20"/>
        <w:szCs w:val="20"/>
      </w:rPr>
      <w:fldChar w:fldCharType="separate"/>
    </w:r>
    <w:r w:rsidR="00280602">
      <w:rPr>
        <w:noProof/>
        <w:sz w:val="20"/>
        <w:szCs w:val="20"/>
      </w:rPr>
      <w:t>Other land to be vested in the Trust</w:t>
    </w:r>
    <w:r w:rsidRPr="008B6C21">
      <w:rPr>
        <w:sz w:val="20"/>
        <w:szCs w:val="20"/>
      </w:rPr>
      <w:fldChar w:fldCharType="end"/>
    </w:r>
    <w:r w:rsidRPr="008B6C21">
      <w:rPr>
        <w:sz w:val="20"/>
        <w:szCs w:val="20"/>
      </w:rPr>
      <w:t xml:space="preserve">  </w:t>
    </w:r>
    <w:r w:rsidRPr="008B6C21">
      <w:rPr>
        <w:sz w:val="20"/>
        <w:szCs w:val="20"/>
      </w:rPr>
      <w:fldChar w:fldCharType="begin"/>
    </w:r>
    <w:r w:rsidRPr="008B6C21">
      <w:rPr>
        <w:sz w:val="20"/>
        <w:szCs w:val="20"/>
      </w:rPr>
      <w:instrText xml:space="preserve"> </w:instrText>
    </w:r>
    <w:r w:rsidRPr="008B6C21">
      <w:rPr>
        <w:b/>
        <w:sz w:val="20"/>
        <w:szCs w:val="20"/>
      </w:rPr>
      <w:instrText>S</w:instrText>
    </w:r>
    <w:r w:rsidRPr="008B6C21">
      <w:rPr>
        <w:sz w:val="20"/>
        <w:szCs w:val="20"/>
      </w:rPr>
      <w:instrText xml:space="preserve">TYLEREF  CharChapNo  \* CHARFORMAT </w:instrText>
    </w:r>
    <w:r w:rsidRPr="008B6C21">
      <w:rPr>
        <w:sz w:val="20"/>
        <w:szCs w:val="20"/>
      </w:rPr>
      <w:fldChar w:fldCharType="separate"/>
    </w:r>
    <w:r w:rsidR="00280602">
      <w:rPr>
        <w:b/>
        <w:noProof/>
        <w:sz w:val="20"/>
        <w:szCs w:val="20"/>
      </w:rPr>
      <w:t>Schedule 2</w:t>
    </w:r>
    <w:r w:rsidRPr="008B6C21">
      <w:rPr>
        <w:sz w:val="20"/>
        <w:szCs w:val="20"/>
      </w:rPr>
      <w:fldChar w:fldCharType="end"/>
    </w:r>
  </w:p>
  <w:p w:rsidR="00B074D5" w:rsidRPr="00E140E4" w:rsidRDefault="00B074D5">
    <w:pPr>
      <w:keepNext/>
      <w:jc w:val="right"/>
      <w:rPr>
        <w:sz w:val="20"/>
        <w:szCs w:val="20"/>
      </w:rPr>
    </w:pPr>
  </w:p>
  <w:p w:rsidR="00B074D5" w:rsidRPr="008C6D62" w:rsidRDefault="00B074D5">
    <w:pPr>
      <w:keepNext/>
      <w:jc w:val="right"/>
      <w:rPr>
        <w:sz w:val="20"/>
        <w:szCs w:val="20"/>
      </w:rPr>
    </w:pPr>
  </w:p>
  <w:p w:rsidR="00B074D5" w:rsidRPr="00E140E4" w:rsidRDefault="00B074D5">
    <w:pPr>
      <w:keepNext/>
      <w:jc w:val="right"/>
      <w:rPr>
        <w:sz w:val="24"/>
      </w:rPr>
    </w:pPr>
  </w:p>
  <w:p w:rsidR="00B074D5" w:rsidRPr="00E140E4" w:rsidRDefault="00B074D5">
    <w:pPr>
      <w:keepNext/>
      <w:jc w:val="right"/>
      <w:rPr>
        <w:b/>
        <w:sz w:val="24"/>
      </w:rPr>
    </w:pPr>
  </w:p>
  <w:p w:rsidR="00B074D5" w:rsidRPr="008C6D62" w:rsidRDefault="00B074D5">
    <w:pPr>
      <w:pStyle w:val="Header"/>
      <w:pBdr>
        <w:top w:val="single" w:sz="6" w:space="1" w:color="auto"/>
      </w:pBdr>
      <w:jc w:val="righ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74D5" w:rsidRPr="00E140E4" w:rsidRDefault="00B074D5">
    <w:pPr>
      <w:keepNext/>
      <w:rPr>
        <w:b/>
        <w:sz w:val="20"/>
        <w:szCs w:val="20"/>
      </w:rPr>
    </w:pPr>
  </w:p>
  <w:p w:rsidR="00B074D5" w:rsidRPr="00E93190" w:rsidRDefault="00B074D5">
    <w:pPr>
      <w:keepNext/>
      <w:rPr>
        <w:rFonts w:ascii="Arial" w:hAnsi="Arial" w:cs="Arial"/>
        <w:b/>
        <w:sz w:val="20"/>
        <w:szCs w:val="20"/>
      </w:rPr>
    </w:pPr>
    <w:r w:rsidRPr="00E93190">
      <w:rPr>
        <w:rFonts w:ascii="Arial" w:hAnsi="Arial" w:cs="Arial"/>
        <w:sz w:val="20"/>
        <w:szCs w:val="20"/>
      </w:rPr>
      <w:fldChar w:fldCharType="begin"/>
    </w:r>
    <w:r w:rsidRPr="00E93190">
      <w:rPr>
        <w:rFonts w:ascii="Arial" w:hAnsi="Arial" w:cs="Arial"/>
        <w:sz w:val="20"/>
        <w:szCs w:val="20"/>
      </w:rPr>
      <w:instrText xml:space="preserve"> STYLEREF  CharNotesReg  \* CHARFORMAT </w:instrText>
    </w:r>
    <w:r w:rsidRPr="00E93190">
      <w:rPr>
        <w:rFonts w:ascii="Arial" w:hAnsi="Arial" w:cs="Arial"/>
        <w:sz w:val="20"/>
        <w:szCs w:val="20"/>
      </w:rPr>
      <w:fldChar w:fldCharType="separate"/>
    </w:r>
    <w:r w:rsidR="00B048FA">
      <w:rPr>
        <w:rFonts w:ascii="Arial" w:hAnsi="Arial" w:cs="Arial"/>
        <w:noProof/>
        <w:sz w:val="20"/>
        <w:szCs w:val="20"/>
      </w:rPr>
      <w:t>Notes to the</w:t>
    </w:r>
    <w:r w:rsidRPr="00E93190">
      <w:rPr>
        <w:rFonts w:ascii="Arial" w:hAnsi="Arial" w:cs="Arial"/>
        <w:sz w:val="20"/>
        <w:szCs w:val="20"/>
      </w:rPr>
      <w:fldChar w:fldCharType="end"/>
    </w:r>
    <w:r w:rsidRPr="00E93190">
      <w:rPr>
        <w:rFonts w:ascii="Arial" w:hAnsi="Arial" w:cs="Arial"/>
        <w:sz w:val="20"/>
        <w:szCs w:val="20"/>
      </w:rPr>
      <w:t xml:space="preserve">  </w:t>
    </w:r>
    <w:r w:rsidRPr="00E93190">
      <w:rPr>
        <w:rFonts w:ascii="Arial" w:hAnsi="Arial" w:cs="Arial"/>
        <w:i/>
        <w:sz w:val="20"/>
        <w:szCs w:val="20"/>
      </w:rPr>
      <w:fldChar w:fldCharType="begin"/>
    </w:r>
    <w:r w:rsidRPr="00E93190">
      <w:rPr>
        <w:rFonts w:ascii="Arial" w:hAnsi="Arial" w:cs="Arial"/>
        <w:i/>
        <w:sz w:val="20"/>
        <w:szCs w:val="20"/>
      </w:rPr>
      <w:instrText xml:space="preserve"> STYLEREF  CharNotesItals  \* CHARFORMAT </w:instrText>
    </w:r>
    <w:r w:rsidRPr="00E93190">
      <w:rPr>
        <w:rFonts w:ascii="Arial" w:hAnsi="Arial" w:cs="Arial"/>
        <w:i/>
        <w:sz w:val="20"/>
        <w:szCs w:val="20"/>
      </w:rPr>
      <w:fldChar w:fldCharType="separate"/>
    </w:r>
    <w:r w:rsidR="00B048FA">
      <w:rPr>
        <w:rFonts w:ascii="Arial" w:hAnsi="Arial" w:cs="Arial"/>
        <w:i/>
        <w:noProof/>
        <w:sz w:val="20"/>
        <w:szCs w:val="20"/>
      </w:rPr>
      <w:t>Sydney Harbour Federation Trust Act 2001</w:t>
    </w:r>
    <w:r w:rsidRPr="00E93190">
      <w:rPr>
        <w:rFonts w:ascii="Arial" w:hAnsi="Arial" w:cs="Arial"/>
        <w:i/>
        <w:sz w:val="20"/>
        <w:szCs w:val="20"/>
      </w:rPr>
      <w:fldChar w:fldCharType="end"/>
    </w:r>
  </w:p>
  <w:p w:rsidR="00B074D5" w:rsidRPr="00E140E4" w:rsidRDefault="00B074D5">
    <w:pPr>
      <w:keepNext/>
      <w:rPr>
        <w:b/>
        <w:sz w:val="20"/>
        <w:szCs w:val="20"/>
      </w:rPr>
    </w:pPr>
  </w:p>
  <w:p w:rsidR="00B074D5" w:rsidRPr="00E140E4" w:rsidRDefault="00B074D5">
    <w:pPr>
      <w:keepNext/>
    </w:pPr>
  </w:p>
  <w:p w:rsidR="00B074D5" w:rsidRPr="00E93190" w:rsidRDefault="00B074D5">
    <w:pPr>
      <w:keepNext/>
      <w:rPr>
        <w:rFonts w:ascii="Arial" w:hAnsi="Arial" w:cs="Arial"/>
        <w:b/>
      </w:rPr>
    </w:pPr>
    <w:r w:rsidRPr="00E93190">
      <w:rPr>
        <w:rFonts w:ascii="Arial" w:hAnsi="Arial" w:cs="Arial"/>
        <w:b/>
      </w:rPr>
      <w:t>Table of Acts</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74D5" w:rsidRPr="00E140E4" w:rsidRDefault="00B074D5">
    <w:pPr>
      <w:keepNext/>
      <w:rPr>
        <w:b/>
        <w:sz w:val="20"/>
        <w:szCs w:val="20"/>
      </w:rPr>
    </w:pPr>
  </w:p>
  <w:p w:rsidR="00B074D5" w:rsidRPr="00E93190" w:rsidRDefault="00B074D5">
    <w:pPr>
      <w:keepNext/>
      <w:jc w:val="right"/>
      <w:rPr>
        <w:rFonts w:ascii="Arial" w:hAnsi="Arial" w:cs="Arial"/>
        <w:b/>
        <w:sz w:val="20"/>
        <w:szCs w:val="20"/>
      </w:rPr>
    </w:pPr>
    <w:r w:rsidRPr="00E93190">
      <w:rPr>
        <w:rFonts w:ascii="Arial" w:hAnsi="Arial" w:cs="Arial"/>
        <w:sz w:val="20"/>
        <w:szCs w:val="20"/>
      </w:rPr>
      <w:fldChar w:fldCharType="begin"/>
    </w:r>
    <w:r w:rsidRPr="00E93190">
      <w:rPr>
        <w:rFonts w:ascii="Arial" w:hAnsi="Arial" w:cs="Arial"/>
        <w:sz w:val="20"/>
        <w:szCs w:val="20"/>
      </w:rPr>
      <w:instrText xml:space="preserve"> STYLEREF  CharNotesReg  \* CHARFORMAT </w:instrText>
    </w:r>
    <w:r w:rsidRPr="00E93190">
      <w:rPr>
        <w:rFonts w:ascii="Arial" w:hAnsi="Arial" w:cs="Arial"/>
        <w:sz w:val="20"/>
        <w:szCs w:val="20"/>
      </w:rPr>
      <w:fldChar w:fldCharType="separate"/>
    </w:r>
    <w:r w:rsidR="00B048FA">
      <w:rPr>
        <w:rFonts w:ascii="Arial" w:hAnsi="Arial" w:cs="Arial"/>
        <w:noProof/>
        <w:sz w:val="20"/>
        <w:szCs w:val="20"/>
      </w:rPr>
      <w:t>Notes to the</w:t>
    </w:r>
    <w:r w:rsidRPr="00E93190">
      <w:rPr>
        <w:rFonts w:ascii="Arial" w:hAnsi="Arial" w:cs="Arial"/>
        <w:sz w:val="20"/>
        <w:szCs w:val="20"/>
      </w:rPr>
      <w:fldChar w:fldCharType="end"/>
    </w:r>
    <w:r w:rsidRPr="00E93190">
      <w:rPr>
        <w:rFonts w:ascii="Arial" w:hAnsi="Arial" w:cs="Arial"/>
        <w:sz w:val="20"/>
        <w:szCs w:val="20"/>
      </w:rPr>
      <w:t xml:space="preserve">  </w:t>
    </w:r>
    <w:r w:rsidRPr="00E93190">
      <w:rPr>
        <w:rFonts w:ascii="Arial" w:hAnsi="Arial" w:cs="Arial"/>
        <w:i/>
        <w:sz w:val="20"/>
        <w:szCs w:val="20"/>
      </w:rPr>
      <w:fldChar w:fldCharType="begin"/>
    </w:r>
    <w:r w:rsidRPr="00E93190">
      <w:rPr>
        <w:rFonts w:ascii="Arial" w:hAnsi="Arial" w:cs="Arial"/>
        <w:i/>
        <w:sz w:val="20"/>
        <w:szCs w:val="20"/>
      </w:rPr>
      <w:instrText xml:space="preserve"> STYLEREF  CharNotesItals  \* CHARFORMAT </w:instrText>
    </w:r>
    <w:r w:rsidRPr="00E93190">
      <w:rPr>
        <w:rFonts w:ascii="Arial" w:hAnsi="Arial" w:cs="Arial"/>
        <w:i/>
        <w:sz w:val="20"/>
        <w:szCs w:val="20"/>
      </w:rPr>
      <w:fldChar w:fldCharType="separate"/>
    </w:r>
    <w:r w:rsidR="00B048FA">
      <w:rPr>
        <w:rFonts w:ascii="Arial" w:hAnsi="Arial" w:cs="Arial"/>
        <w:i/>
        <w:noProof/>
        <w:sz w:val="20"/>
        <w:szCs w:val="20"/>
      </w:rPr>
      <w:t>Sydney Harbour Federation Trust Act 2001</w:t>
    </w:r>
    <w:r w:rsidRPr="00E93190">
      <w:rPr>
        <w:rFonts w:ascii="Arial" w:hAnsi="Arial" w:cs="Arial"/>
        <w:i/>
        <w:sz w:val="20"/>
        <w:szCs w:val="20"/>
      </w:rPr>
      <w:fldChar w:fldCharType="end"/>
    </w:r>
  </w:p>
  <w:p w:rsidR="00B074D5" w:rsidRPr="00E140E4" w:rsidRDefault="00B074D5">
    <w:pPr>
      <w:keepNext/>
      <w:rPr>
        <w:b/>
        <w:sz w:val="20"/>
        <w:szCs w:val="20"/>
      </w:rPr>
    </w:pPr>
  </w:p>
  <w:p w:rsidR="00B074D5" w:rsidRPr="00E140E4" w:rsidRDefault="00B074D5">
    <w:pPr>
      <w:keepNext/>
    </w:pPr>
  </w:p>
  <w:p w:rsidR="00B074D5" w:rsidRPr="00E93190" w:rsidRDefault="00B074D5">
    <w:pPr>
      <w:keepNext/>
      <w:jc w:val="right"/>
      <w:rPr>
        <w:rFonts w:ascii="Arial" w:hAnsi="Arial" w:cs="Arial"/>
        <w:b/>
      </w:rPr>
    </w:pPr>
    <w:r w:rsidRPr="00E93190">
      <w:rPr>
        <w:rFonts w:ascii="Arial" w:hAnsi="Arial" w:cs="Arial"/>
        <w:b/>
      </w:rPr>
      <w:t>Table of Acts</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74D5" w:rsidRPr="00E140E4" w:rsidRDefault="00B074D5">
    <w:pPr>
      <w:keepNext/>
      <w:jc w:val="right"/>
      <w:rPr>
        <w:sz w:val="20"/>
        <w:szCs w:val="20"/>
      </w:rPr>
    </w:pPr>
  </w:p>
  <w:p w:rsidR="00B074D5" w:rsidRPr="00E93190" w:rsidRDefault="00B074D5">
    <w:pPr>
      <w:keepNext/>
      <w:jc w:val="right"/>
      <w:rPr>
        <w:rFonts w:ascii="Arial" w:hAnsi="Arial" w:cs="Arial"/>
        <w:sz w:val="20"/>
        <w:szCs w:val="20"/>
      </w:rPr>
    </w:pPr>
    <w:r w:rsidRPr="00E93190">
      <w:rPr>
        <w:rFonts w:ascii="Arial" w:hAnsi="Arial" w:cs="Arial"/>
        <w:sz w:val="20"/>
        <w:szCs w:val="20"/>
      </w:rPr>
      <w:fldChar w:fldCharType="begin"/>
    </w:r>
    <w:r w:rsidRPr="00E93190">
      <w:rPr>
        <w:rFonts w:ascii="Arial" w:hAnsi="Arial" w:cs="Arial"/>
        <w:sz w:val="20"/>
        <w:szCs w:val="20"/>
      </w:rPr>
      <w:instrText xml:space="preserve"> STYLEREF  CharNotesReg  \* CHARFORMAT </w:instrText>
    </w:r>
    <w:r w:rsidRPr="00E93190">
      <w:rPr>
        <w:rFonts w:ascii="Arial" w:hAnsi="Arial" w:cs="Arial"/>
        <w:sz w:val="20"/>
        <w:szCs w:val="20"/>
      </w:rPr>
      <w:fldChar w:fldCharType="separate"/>
    </w:r>
    <w:r w:rsidR="00280602">
      <w:rPr>
        <w:rFonts w:ascii="Arial" w:hAnsi="Arial" w:cs="Arial"/>
        <w:noProof/>
        <w:sz w:val="20"/>
        <w:szCs w:val="20"/>
      </w:rPr>
      <w:t>Notes to the</w:t>
    </w:r>
    <w:r w:rsidRPr="00E93190">
      <w:rPr>
        <w:rFonts w:ascii="Arial" w:hAnsi="Arial" w:cs="Arial"/>
        <w:sz w:val="20"/>
        <w:szCs w:val="20"/>
      </w:rPr>
      <w:fldChar w:fldCharType="end"/>
    </w:r>
    <w:r w:rsidRPr="00E93190">
      <w:rPr>
        <w:rFonts w:ascii="Arial" w:hAnsi="Arial" w:cs="Arial"/>
        <w:sz w:val="20"/>
        <w:szCs w:val="20"/>
      </w:rPr>
      <w:t xml:space="preserve">  </w:t>
    </w:r>
    <w:r w:rsidRPr="00E93190">
      <w:rPr>
        <w:rFonts w:ascii="Arial" w:hAnsi="Arial" w:cs="Arial"/>
        <w:i/>
        <w:sz w:val="20"/>
        <w:szCs w:val="20"/>
      </w:rPr>
      <w:fldChar w:fldCharType="begin"/>
    </w:r>
    <w:r w:rsidRPr="00E93190">
      <w:rPr>
        <w:rFonts w:ascii="Arial" w:hAnsi="Arial" w:cs="Arial"/>
        <w:i/>
        <w:sz w:val="20"/>
        <w:szCs w:val="20"/>
      </w:rPr>
      <w:instrText xml:space="preserve"> STYLEREF  CharNotesItals  \* CHARFORMAT </w:instrText>
    </w:r>
    <w:r w:rsidRPr="00E93190">
      <w:rPr>
        <w:rFonts w:ascii="Arial" w:hAnsi="Arial" w:cs="Arial"/>
        <w:i/>
        <w:sz w:val="20"/>
        <w:szCs w:val="20"/>
      </w:rPr>
      <w:fldChar w:fldCharType="separate"/>
    </w:r>
    <w:r w:rsidR="00280602">
      <w:rPr>
        <w:rFonts w:ascii="Arial" w:hAnsi="Arial" w:cs="Arial"/>
        <w:i/>
        <w:noProof/>
        <w:sz w:val="20"/>
        <w:szCs w:val="20"/>
      </w:rPr>
      <w:t>Sydney Harbour Federation Trust Act 2001</w:t>
    </w:r>
    <w:r w:rsidRPr="00E93190">
      <w:rPr>
        <w:rFonts w:ascii="Arial" w:hAnsi="Arial" w:cs="Arial"/>
        <w:i/>
        <w:sz w:val="20"/>
        <w:szCs w:val="20"/>
      </w:rPr>
      <w:fldChar w:fldCharType="end"/>
    </w:r>
  </w:p>
  <w:p w:rsidR="00B074D5" w:rsidRPr="008C6D62" w:rsidRDefault="00B074D5">
    <w:pPr>
      <w:keepNext/>
      <w:jc w:val="right"/>
      <w:rPr>
        <w:sz w:val="20"/>
        <w:szCs w:val="20"/>
      </w:rPr>
    </w:pPr>
  </w:p>
  <w:p w:rsidR="00B074D5" w:rsidRPr="00E140E4" w:rsidRDefault="00B074D5">
    <w:pPr>
      <w:keepNext/>
      <w:jc w:val="right"/>
    </w:pPr>
  </w:p>
  <w:p w:rsidR="00B074D5" w:rsidRPr="00E93190" w:rsidRDefault="00B074D5">
    <w:pPr>
      <w:keepNext/>
      <w:pBdr>
        <w:bottom w:val="single" w:sz="6" w:space="1" w:color="auto"/>
      </w:pBdr>
      <w:jc w:val="right"/>
      <w:rPr>
        <w:rFonts w:ascii="Arial" w:hAnsi="Arial" w:cs="Arial"/>
        <w:b/>
      </w:rPr>
    </w:pPr>
    <w:r w:rsidRPr="00E93190">
      <w:rPr>
        <w:rFonts w:ascii="Arial" w:hAnsi="Arial" w:cs="Arial"/>
        <w:b/>
      </w:rPr>
      <w:t>Table of Acts</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74D5" w:rsidRPr="00E140E4" w:rsidRDefault="00B074D5">
    <w:pPr>
      <w:keepNext/>
      <w:jc w:val="right"/>
      <w:rPr>
        <w:sz w:val="20"/>
        <w:szCs w:val="20"/>
      </w:rPr>
    </w:pPr>
  </w:p>
  <w:p w:rsidR="00B074D5" w:rsidRPr="00E93190" w:rsidRDefault="00B074D5">
    <w:pPr>
      <w:keepNext/>
      <w:rPr>
        <w:rFonts w:ascii="Arial" w:hAnsi="Arial" w:cs="Arial"/>
        <w:sz w:val="20"/>
        <w:szCs w:val="20"/>
      </w:rPr>
    </w:pPr>
    <w:r w:rsidRPr="00E93190">
      <w:rPr>
        <w:rFonts w:ascii="Arial" w:hAnsi="Arial" w:cs="Arial"/>
        <w:sz w:val="20"/>
        <w:szCs w:val="20"/>
      </w:rPr>
      <w:fldChar w:fldCharType="begin"/>
    </w:r>
    <w:r w:rsidRPr="00E93190">
      <w:rPr>
        <w:rFonts w:ascii="Arial" w:hAnsi="Arial" w:cs="Arial"/>
        <w:sz w:val="20"/>
        <w:szCs w:val="20"/>
      </w:rPr>
      <w:instrText xml:space="preserve"> STYLEREF  CharNotesReg  \* CHARFORMAT </w:instrText>
    </w:r>
    <w:r w:rsidRPr="00E93190">
      <w:rPr>
        <w:rFonts w:ascii="Arial" w:hAnsi="Arial" w:cs="Arial"/>
        <w:sz w:val="20"/>
        <w:szCs w:val="20"/>
      </w:rPr>
      <w:fldChar w:fldCharType="separate"/>
    </w:r>
    <w:r w:rsidR="00B048FA">
      <w:rPr>
        <w:rFonts w:ascii="Arial" w:hAnsi="Arial" w:cs="Arial"/>
        <w:noProof/>
        <w:sz w:val="20"/>
        <w:szCs w:val="20"/>
      </w:rPr>
      <w:t>Notes to the</w:t>
    </w:r>
    <w:r w:rsidRPr="00E93190">
      <w:rPr>
        <w:rFonts w:ascii="Arial" w:hAnsi="Arial" w:cs="Arial"/>
        <w:sz w:val="20"/>
        <w:szCs w:val="20"/>
      </w:rPr>
      <w:fldChar w:fldCharType="end"/>
    </w:r>
    <w:r w:rsidRPr="00E93190">
      <w:rPr>
        <w:rFonts w:ascii="Arial" w:hAnsi="Arial" w:cs="Arial"/>
        <w:sz w:val="20"/>
        <w:szCs w:val="20"/>
      </w:rPr>
      <w:t xml:space="preserve">  </w:t>
    </w:r>
    <w:r w:rsidRPr="00E93190">
      <w:rPr>
        <w:rFonts w:ascii="Arial" w:hAnsi="Arial" w:cs="Arial"/>
        <w:i/>
        <w:sz w:val="20"/>
        <w:szCs w:val="20"/>
      </w:rPr>
      <w:fldChar w:fldCharType="begin"/>
    </w:r>
    <w:r w:rsidRPr="00E93190">
      <w:rPr>
        <w:rFonts w:ascii="Arial" w:hAnsi="Arial" w:cs="Arial"/>
        <w:i/>
        <w:sz w:val="20"/>
        <w:szCs w:val="20"/>
      </w:rPr>
      <w:instrText xml:space="preserve"> STYLEREF  CharNotesItals  \* CHARFORMAT </w:instrText>
    </w:r>
    <w:r w:rsidRPr="00E93190">
      <w:rPr>
        <w:rFonts w:ascii="Arial" w:hAnsi="Arial" w:cs="Arial"/>
        <w:i/>
        <w:sz w:val="20"/>
        <w:szCs w:val="20"/>
      </w:rPr>
      <w:fldChar w:fldCharType="separate"/>
    </w:r>
    <w:r w:rsidR="00B048FA">
      <w:rPr>
        <w:rFonts w:ascii="Arial" w:hAnsi="Arial" w:cs="Arial"/>
        <w:i/>
        <w:noProof/>
        <w:sz w:val="20"/>
        <w:szCs w:val="20"/>
      </w:rPr>
      <w:t>Sydney Harbour Federation Trust Act 2001</w:t>
    </w:r>
    <w:r w:rsidRPr="00E93190">
      <w:rPr>
        <w:rFonts w:ascii="Arial" w:hAnsi="Arial" w:cs="Arial"/>
        <w:i/>
        <w:sz w:val="20"/>
        <w:szCs w:val="20"/>
      </w:rPr>
      <w:fldChar w:fldCharType="end"/>
    </w:r>
  </w:p>
  <w:p w:rsidR="00B074D5" w:rsidRPr="008C6D62" w:rsidRDefault="00B074D5">
    <w:pPr>
      <w:keepNext/>
      <w:rPr>
        <w:sz w:val="20"/>
        <w:szCs w:val="20"/>
      </w:rPr>
    </w:pPr>
  </w:p>
  <w:p w:rsidR="00B074D5" w:rsidRPr="00E140E4" w:rsidRDefault="00B074D5">
    <w:pPr>
      <w:keepNext/>
    </w:pPr>
  </w:p>
  <w:p w:rsidR="00B074D5" w:rsidRPr="00E93190" w:rsidRDefault="00B074D5">
    <w:pPr>
      <w:keepNext/>
      <w:pBdr>
        <w:bottom w:val="single" w:sz="6" w:space="1" w:color="auto"/>
      </w:pBdr>
      <w:rPr>
        <w:rFonts w:ascii="Arial" w:hAnsi="Arial" w:cs="Arial"/>
        <w:b/>
      </w:rPr>
    </w:pPr>
    <w:r w:rsidRPr="00E93190">
      <w:rPr>
        <w:rFonts w:ascii="Arial" w:hAnsi="Arial" w:cs="Arial"/>
        <w:b/>
      </w:rPr>
      <w:fldChar w:fldCharType="begin"/>
    </w:r>
    <w:r w:rsidRPr="00E93190">
      <w:rPr>
        <w:rFonts w:ascii="Arial" w:hAnsi="Arial" w:cs="Arial"/>
        <w:b/>
      </w:rPr>
      <w:instrText xml:space="preserve"> STYLEREF  TableOfAmendHead  \* CHARFORMAT </w:instrText>
    </w:r>
    <w:r w:rsidRPr="00E93190">
      <w:rPr>
        <w:rFonts w:ascii="Arial" w:hAnsi="Arial" w:cs="Arial"/>
        <w:b/>
      </w:rPr>
      <w:fldChar w:fldCharType="separate"/>
    </w:r>
    <w:r w:rsidR="00B048FA">
      <w:rPr>
        <w:rFonts w:ascii="Arial" w:hAnsi="Arial" w:cs="Arial"/>
        <w:b/>
        <w:noProof/>
      </w:rPr>
      <w:t>Table of Amendments</w:t>
    </w:r>
    <w:r w:rsidRPr="00E93190">
      <w:rPr>
        <w:rFonts w:ascii="Arial" w:hAnsi="Arial" w:cs="Arial"/>
        <w:b/>
      </w:rPr>
      <w:fldChar w:fldCharType="end"/>
    </w:r>
  </w:p>
  <w:p w:rsidR="00B074D5" w:rsidRPr="00CD4700" w:rsidRDefault="00B074D5"/>
  <w:p w:rsidR="00B074D5" w:rsidRPr="00CD4700" w:rsidRDefault="00B074D5">
    <w:pPr>
      <w:pStyle w:val="Header"/>
      <w:spacing w:line="20" w:lineRule="exact"/>
      <w:rPr>
        <w:sz w:val="2"/>
        <w:szCs w:val="2"/>
      </w:rP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74D5" w:rsidRPr="00E140E4" w:rsidRDefault="00B074D5">
    <w:pPr>
      <w:keepNext/>
      <w:jc w:val="right"/>
      <w:rPr>
        <w:sz w:val="20"/>
        <w:szCs w:val="20"/>
      </w:rPr>
    </w:pPr>
  </w:p>
  <w:p w:rsidR="00B074D5" w:rsidRPr="00E93190" w:rsidRDefault="00B074D5">
    <w:pPr>
      <w:keepNext/>
      <w:jc w:val="right"/>
      <w:rPr>
        <w:rFonts w:ascii="Arial" w:hAnsi="Arial" w:cs="Arial"/>
        <w:sz w:val="20"/>
        <w:szCs w:val="20"/>
      </w:rPr>
    </w:pPr>
    <w:r w:rsidRPr="00E93190">
      <w:rPr>
        <w:rFonts w:ascii="Arial" w:hAnsi="Arial" w:cs="Arial"/>
        <w:sz w:val="20"/>
        <w:szCs w:val="20"/>
      </w:rPr>
      <w:fldChar w:fldCharType="begin"/>
    </w:r>
    <w:r w:rsidRPr="00E93190">
      <w:rPr>
        <w:rFonts w:ascii="Arial" w:hAnsi="Arial" w:cs="Arial"/>
        <w:sz w:val="20"/>
        <w:szCs w:val="20"/>
      </w:rPr>
      <w:instrText xml:space="preserve"> STYLEREF  CharNotesReg  \* CHARFORMAT </w:instrText>
    </w:r>
    <w:r w:rsidRPr="00E93190">
      <w:rPr>
        <w:rFonts w:ascii="Arial" w:hAnsi="Arial" w:cs="Arial"/>
        <w:sz w:val="20"/>
        <w:szCs w:val="20"/>
      </w:rPr>
      <w:fldChar w:fldCharType="separate"/>
    </w:r>
    <w:r w:rsidR="00B048FA">
      <w:rPr>
        <w:rFonts w:ascii="Arial" w:hAnsi="Arial" w:cs="Arial"/>
        <w:noProof/>
        <w:sz w:val="20"/>
        <w:szCs w:val="20"/>
      </w:rPr>
      <w:t>Notes to the</w:t>
    </w:r>
    <w:r w:rsidRPr="00E93190">
      <w:rPr>
        <w:rFonts w:ascii="Arial" w:hAnsi="Arial" w:cs="Arial"/>
        <w:sz w:val="20"/>
        <w:szCs w:val="20"/>
      </w:rPr>
      <w:fldChar w:fldCharType="end"/>
    </w:r>
    <w:r w:rsidRPr="00E93190">
      <w:rPr>
        <w:rFonts w:ascii="Arial" w:hAnsi="Arial" w:cs="Arial"/>
        <w:sz w:val="20"/>
        <w:szCs w:val="20"/>
      </w:rPr>
      <w:t xml:space="preserve">  </w:t>
    </w:r>
    <w:r w:rsidRPr="00E93190">
      <w:rPr>
        <w:rFonts w:ascii="Arial" w:hAnsi="Arial" w:cs="Arial"/>
        <w:i/>
        <w:sz w:val="20"/>
        <w:szCs w:val="20"/>
      </w:rPr>
      <w:fldChar w:fldCharType="begin"/>
    </w:r>
    <w:r w:rsidRPr="00E93190">
      <w:rPr>
        <w:rFonts w:ascii="Arial" w:hAnsi="Arial" w:cs="Arial"/>
        <w:i/>
        <w:sz w:val="20"/>
        <w:szCs w:val="20"/>
      </w:rPr>
      <w:instrText xml:space="preserve"> STYLEREF  CharNotesItals  \* CHARFORMAT </w:instrText>
    </w:r>
    <w:r w:rsidRPr="00E93190">
      <w:rPr>
        <w:rFonts w:ascii="Arial" w:hAnsi="Arial" w:cs="Arial"/>
        <w:i/>
        <w:sz w:val="20"/>
        <w:szCs w:val="20"/>
      </w:rPr>
      <w:fldChar w:fldCharType="separate"/>
    </w:r>
    <w:r w:rsidR="00B048FA">
      <w:rPr>
        <w:rFonts w:ascii="Arial" w:hAnsi="Arial" w:cs="Arial"/>
        <w:i/>
        <w:noProof/>
        <w:sz w:val="20"/>
        <w:szCs w:val="20"/>
      </w:rPr>
      <w:t>Sydney Harbour Federation Trust Act 2001</w:t>
    </w:r>
    <w:r w:rsidRPr="00E93190">
      <w:rPr>
        <w:rFonts w:ascii="Arial" w:hAnsi="Arial" w:cs="Arial"/>
        <w:i/>
        <w:sz w:val="20"/>
        <w:szCs w:val="20"/>
      </w:rPr>
      <w:fldChar w:fldCharType="end"/>
    </w:r>
  </w:p>
  <w:p w:rsidR="00B074D5" w:rsidRPr="008C6D62" w:rsidRDefault="00B074D5">
    <w:pPr>
      <w:keepNext/>
      <w:jc w:val="right"/>
      <w:rPr>
        <w:sz w:val="20"/>
        <w:szCs w:val="20"/>
      </w:rPr>
    </w:pPr>
  </w:p>
  <w:p w:rsidR="00B074D5" w:rsidRPr="00E140E4" w:rsidRDefault="00B074D5">
    <w:pPr>
      <w:keepNext/>
      <w:jc w:val="right"/>
    </w:pPr>
  </w:p>
  <w:p w:rsidR="00B074D5" w:rsidRPr="00E93190" w:rsidRDefault="00B074D5">
    <w:pPr>
      <w:keepNext/>
      <w:pBdr>
        <w:bottom w:val="single" w:sz="6" w:space="1" w:color="auto"/>
      </w:pBdr>
      <w:jc w:val="right"/>
      <w:rPr>
        <w:rFonts w:ascii="Arial" w:hAnsi="Arial" w:cs="Arial"/>
        <w:b/>
      </w:rPr>
    </w:pPr>
    <w:r w:rsidRPr="00E93190">
      <w:rPr>
        <w:rFonts w:ascii="Arial" w:hAnsi="Arial" w:cs="Arial"/>
        <w:b/>
      </w:rPr>
      <w:fldChar w:fldCharType="begin"/>
    </w:r>
    <w:r w:rsidRPr="00E93190">
      <w:rPr>
        <w:rFonts w:ascii="Arial" w:hAnsi="Arial" w:cs="Arial"/>
        <w:b/>
      </w:rPr>
      <w:instrText xml:space="preserve"> STYLEREF  TableOfAmendHead  \* CHARFORMAT </w:instrText>
    </w:r>
    <w:r w:rsidRPr="00E93190">
      <w:rPr>
        <w:rFonts w:ascii="Arial" w:hAnsi="Arial" w:cs="Arial"/>
        <w:b/>
      </w:rPr>
      <w:fldChar w:fldCharType="separate"/>
    </w:r>
    <w:r w:rsidR="00B048FA">
      <w:rPr>
        <w:rFonts w:ascii="Arial" w:hAnsi="Arial" w:cs="Arial"/>
        <w:b/>
        <w:noProof/>
      </w:rPr>
      <w:t>Table of Amendments</w:t>
    </w:r>
    <w:r w:rsidRPr="00E93190">
      <w:rPr>
        <w:rFonts w:ascii="Arial" w:hAnsi="Arial" w:cs="Arial"/>
        <w:b/>
      </w:rPr>
      <w:fldChar w:fldCharType="end"/>
    </w:r>
  </w:p>
  <w:p w:rsidR="00B074D5" w:rsidRPr="00CD4700" w:rsidRDefault="00B074D5"/>
  <w:p w:rsidR="00B074D5" w:rsidRPr="00CD4700" w:rsidRDefault="00B074D5">
    <w:pPr>
      <w:pStyle w:val="Header"/>
      <w:spacing w:line="20" w:lineRule="exact"/>
      <w:rPr>
        <w:sz w:val="2"/>
        <w:szCs w:val="2"/>
      </w:rP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74D5" w:rsidRPr="00E140E4" w:rsidRDefault="00B074D5">
    <w:pPr>
      <w:keepNext/>
      <w:jc w:val="right"/>
      <w:rPr>
        <w:sz w:val="20"/>
        <w:szCs w:val="20"/>
      </w:rPr>
    </w:pPr>
  </w:p>
  <w:p w:rsidR="00B074D5" w:rsidRPr="00E93190" w:rsidRDefault="00B074D5">
    <w:pPr>
      <w:keepNext/>
      <w:jc w:val="right"/>
      <w:rPr>
        <w:rFonts w:ascii="Arial" w:hAnsi="Arial" w:cs="Arial"/>
        <w:sz w:val="20"/>
        <w:szCs w:val="20"/>
      </w:rPr>
    </w:pPr>
    <w:r w:rsidRPr="00E93190">
      <w:rPr>
        <w:rFonts w:ascii="Arial" w:hAnsi="Arial" w:cs="Arial"/>
        <w:sz w:val="20"/>
        <w:szCs w:val="20"/>
      </w:rPr>
      <w:fldChar w:fldCharType="begin"/>
    </w:r>
    <w:r w:rsidRPr="00E93190">
      <w:rPr>
        <w:rFonts w:ascii="Arial" w:hAnsi="Arial" w:cs="Arial"/>
        <w:sz w:val="20"/>
        <w:szCs w:val="20"/>
      </w:rPr>
      <w:instrText xml:space="preserve"> STYLEREF  CharNotesReg  \* CHARFORMAT </w:instrText>
    </w:r>
    <w:r w:rsidRPr="00E93190">
      <w:rPr>
        <w:rFonts w:ascii="Arial" w:hAnsi="Arial" w:cs="Arial"/>
        <w:sz w:val="20"/>
        <w:szCs w:val="20"/>
      </w:rPr>
      <w:fldChar w:fldCharType="separate"/>
    </w:r>
    <w:r w:rsidR="00280602">
      <w:rPr>
        <w:rFonts w:ascii="Arial" w:hAnsi="Arial" w:cs="Arial"/>
        <w:noProof/>
        <w:sz w:val="20"/>
        <w:szCs w:val="20"/>
      </w:rPr>
      <w:t>Notes to the</w:t>
    </w:r>
    <w:r w:rsidRPr="00E93190">
      <w:rPr>
        <w:rFonts w:ascii="Arial" w:hAnsi="Arial" w:cs="Arial"/>
        <w:sz w:val="20"/>
        <w:szCs w:val="20"/>
      </w:rPr>
      <w:fldChar w:fldCharType="end"/>
    </w:r>
    <w:r w:rsidRPr="00E93190">
      <w:rPr>
        <w:rFonts w:ascii="Arial" w:hAnsi="Arial" w:cs="Arial"/>
        <w:sz w:val="20"/>
        <w:szCs w:val="20"/>
      </w:rPr>
      <w:t xml:space="preserve">  </w:t>
    </w:r>
    <w:r w:rsidRPr="00E93190">
      <w:rPr>
        <w:rFonts w:ascii="Arial" w:hAnsi="Arial" w:cs="Arial"/>
        <w:i/>
        <w:sz w:val="20"/>
        <w:szCs w:val="20"/>
      </w:rPr>
      <w:fldChar w:fldCharType="begin"/>
    </w:r>
    <w:r w:rsidRPr="00E93190">
      <w:rPr>
        <w:rFonts w:ascii="Arial" w:hAnsi="Arial" w:cs="Arial"/>
        <w:i/>
        <w:sz w:val="20"/>
        <w:szCs w:val="20"/>
      </w:rPr>
      <w:instrText xml:space="preserve"> STYLEREF  CharNotesItals  \* CHARFORMAT </w:instrText>
    </w:r>
    <w:r w:rsidRPr="00E93190">
      <w:rPr>
        <w:rFonts w:ascii="Arial" w:hAnsi="Arial" w:cs="Arial"/>
        <w:i/>
        <w:sz w:val="20"/>
        <w:szCs w:val="20"/>
      </w:rPr>
      <w:fldChar w:fldCharType="separate"/>
    </w:r>
    <w:r w:rsidR="00280602">
      <w:rPr>
        <w:rFonts w:ascii="Arial" w:hAnsi="Arial" w:cs="Arial"/>
        <w:i/>
        <w:noProof/>
        <w:sz w:val="20"/>
        <w:szCs w:val="20"/>
      </w:rPr>
      <w:t>Sydney Harbour Federation Trust Act 2001</w:t>
    </w:r>
    <w:r w:rsidRPr="00E93190">
      <w:rPr>
        <w:rFonts w:ascii="Arial" w:hAnsi="Arial" w:cs="Arial"/>
        <w:i/>
        <w:sz w:val="20"/>
        <w:szCs w:val="20"/>
      </w:rPr>
      <w:fldChar w:fldCharType="end"/>
    </w:r>
  </w:p>
  <w:p w:rsidR="00B074D5" w:rsidRPr="008C6D62" w:rsidRDefault="00B074D5">
    <w:pPr>
      <w:keepNext/>
      <w:jc w:val="right"/>
      <w:rPr>
        <w:sz w:val="20"/>
        <w:szCs w:val="20"/>
      </w:rPr>
    </w:pPr>
  </w:p>
  <w:p w:rsidR="00B074D5" w:rsidRPr="00E140E4" w:rsidRDefault="00B074D5">
    <w:pPr>
      <w:keepNext/>
      <w:jc w:val="right"/>
    </w:pPr>
  </w:p>
  <w:p w:rsidR="00B074D5" w:rsidRPr="00E93190" w:rsidRDefault="00B074D5">
    <w:pPr>
      <w:keepNext/>
      <w:pBdr>
        <w:bottom w:val="single" w:sz="6" w:space="1" w:color="auto"/>
      </w:pBdr>
      <w:jc w:val="right"/>
      <w:rPr>
        <w:rFonts w:ascii="Arial" w:hAnsi="Arial" w:cs="Arial"/>
        <w:b/>
      </w:rPr>
    </w:pPr>
    <w:r w:rsidRPr="00E93190">
      <w:rPr>
        <w:rFonts w:ascii="Arial" w:hAnsi="Arial" w:cs="Arial"/>
        <w:b/>
      </w:rPr>
      <w:fldChar w:fldCharType="begin"/>
    </w:r>
    <w:r w:rsidRPr="00E93190">
      <w:rPr>
        <w:rFonts w:ascii="Arial" w:hAnsi="Arial" w:cs="Arial"/>
        <w:b/>
      </w:rPr>
      <w:instrText xml:space="preserve"> STYLEREF  TableOfAmendHead  \* CHARFORMAT </w:instrText>
    </w:r>
    <w:r w:rsidRPr="00E93190">
      <w:rPr>
        <w:rFonts w:ascii="Arial" w:hAnsi="Arial" w:cs="Arial"/>
        <w:b/>
      </w:rPr>
      <w:fldChar w:fldCharType="separate"/>
    </w:r>
    <w:r w:rsidR="00280602">
      <w:rPr>
        <w:rFonts w:ascii="Arial" w:hAnsi="Arial" w:cs="Arial"/>
        <w:b/>
        <w:noProof/>
      </w:rPr>
      <w:t>Table of Amendments</w:t>
    </w:r>
    <w:r w:rsidRPr="00E93190">
      <w:rPr>
        <w:rFonts w:ascii="Arial" w:hAnsi="Arial" w:cs="Arial"/>
        <w:b/>
      </w:rPr>
      <w:fldChar w:fldCharType="end"/>
    </w:r>
  </w:p>
  <w:p w:rsidR="00B074D5" w:rsidRPr="008C6D62" w:rsidRDefault="00B074D5">
    <w:pPr>
      <w:pStyle w:val="Header"/>
      <w:jc w:val="righ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74D5" w:rsidRPr="00E140E4" w:rsidRDefault="00B074D5">
    <w:pPr>
      <w:keepNext/>
      <w:jc w:val="right"/>
      <w:rPr>
        <w:sz w:val="20"/>
        <w:szCs w:val="20"/>
      </w:rPr>
    </w:pPr>
  </w:p>
  <w:p w:rsidR="00B074D5" w:rsidRPr="00E93190" w:rsidRDefault="00B074D5">
    <w:pPr>
      <w:keepNext/>
      <w:rPr>
        <w:rFonts w:ascii="Arial" w:hAnsi="Arial" w:cs="Arial"/>
        <w:sz w:val="20"/>
        <w:szCs w:val="20"/>
      </w:rPr>
    </w:pPr>
    <w:r w:rsidRPr="00E93190">
      <w:rPr>
        <w:rFonts w:ascii="Arial" w:hAnsi="Arial" w:cs="Arial"/>
        <w:sz w:val="20"/>
        <w:szCs w:val="20"/>
      </w:rPr>
      <w:fldChar w:fldCharType="begin"/>
    </w:r>
    <w:r w:rsidRPr="00E93190">
      <w:rPr>
        <w:rFonts w:ascii="Arial" w:hAnsi="Arial" w:cs="Arial"/>
        <w:sz w:val="20"/>
        <w:szCs w:val="20"/>
      </w:rPr>
      <w:instrText xml:space="preserve"> STYLEREF  CharNotesReg  \* CHARFORMAT </w:instrText>
    </w:r>
    <w:r w:rsidRPr="00E93190">
      <w:rPr>
        <w:rFonts w:ascii="Arial" w:hAnsi="Arial" w:cs="Arial"/>
        <w:sz w:val="20"/>
        <w:szCs w:val="20"/>
      </w:rPr>
      <w:fldChar w:fldCharType="separate"/>
    </w:r>
    <w:r w:rsidR="00280602">
      <w:rPr>
        <w:rFonts w:ascii="Arial" w:hAnsi="Arial" w:cs="Arial"/>
        <w:noProof/>
        <w:sz w:val="20"/>
        <w:szCs w:val="20"/>
      </w:rPr>
      <w:t>Notes to the</w:t>
    </w:r>
    <w:r w:rsidRPr="00E93190">
      <w:rPr>
        <w:rFonts w:ascii="Arial" w:hAnsi="Arial" w:cs="Arial"/>
        <w:sz w:val="20"/>
        <w:szCs w:val="20"/>
      </w:rPr>
      <w:fldChar w:fldCharType="end"/>
    </w:r>
    <w:r w:rsidRPr="00E93190">
      <w:rPr>
        <w:rFonts w:ascii="Arial" w:hAnsi="Arial" w:cs="Arial"/>
        <w:sz w:val="20"/>
        <w:szCs w:val="20"/>
      </w:rPr>
      <w:t xml:space="preserve">  </w:t>
    </w:r>
    <w:r w:rsidRPr="00E93190">
      <w:rPr>
        <w:rFonts w:ascii="Arial" w:hAnsi="Arial" w:cs="Arial"/>
        <w:i/>
        <w:sz w:val="20"/>
        <w:szCs w:val="20"/>
      </w:rPr>
      <w:fldChar w:fldCharType="begin"/>
    </w:r>
    <w:r w:rsidRPr="00E93190">
      <w:rPr>
        <w:rFonts w:ascii="Arial" w:hAnsi="Arial" w:cs="Arial"/>
        <w:i/>
        <w:sz w:val="20"/>
        <w:szCs w:val="20"/>
      </w:rPr>
      <w:instrText xml:space="preserve"> STYLEREF  CharNotesItals  \* CHARFORMAT </w:instrText>
    </w:r>
    <w:r w:rsidRPr="00E93190">
      <w:rPr>
        <w:rFonts w:ascii="Arial" w:hAnsi="Arial" w:cs="Arial"/>
        <w:i/>
        <w:sz w:val="20"/>
        <w:szCs w:val="20"/>
      </w:rPr>
      <w:fldChar w:fldCharType="separate"/>
    </w:r>
    <w:r w:rsidR="00280602">
      <w:rPr>
        <w:rFonts w:ascii="Arial" w:hAnsi="Arial" w:cs="Arial"/>
        <w:i/>
        <w:noProof/>
        <w:sz w:val="20"/>
        <w:szCs w:val="20"/>
      </w:rPr>
      <w:t>Sydney Harbour Federation Trust Act 2001</w:t>
    </w:r>
    <w:r w:rsidRPr="00E93190">
      <w:rPr>
        <w:rFonts w:ascii="Arial" w:hAnsi="Arial" w:cs="Arial"/>
        <w:i/>
        <w:sz w:val="20"/>
        <w:szCs w:val="20"/>
      </w:rPr>
      <w:fldChar w:fldCharType="end"/>
    </w:r>
  </w:p>
  <w:p w:rsidR="00B074D5" w:rsidRPr="008C6D62" w:rsidRDefault="00B074D5">
    <w:pPr>
      <w:keepNext/>
      <w:rPr>
        <w:sz w:val="20"/>
        <w:szCs w:val="20"/>
      </w:rPr>
    </w:pPr>
  </w:p>
  <w:p w:rsidR="00B074D5" w:rsidRPr="00E140E4" w:rsidRDefault="00B074D5">
    <w:pPr>
      <w:keepNext/>
    </w:pPr>
  </w:p>
  <w:p w:rsidR="00B074D5" w:rsidRPr="00E93190" w:rsidRDefault="00B074D5">
    <w:pPr>
      <w:keepNext/>
      <w:rPr>
        <w:rFonts w:ascii="Arial" w:hAnsi="Arial" w:cs="Arial"/>
        <w:b/>
      </w:rPr>
    </w:pPr>
    <w:r w:rsidRPr="00E93190">
      <w:rPr>
        <w:rFonts w:ascii="Arial" w:hAnsi="Arial" w:cs="Arial"/>
        <w:b/>
      </w:rPr>
      <w:fldChar w:fldCharType="begin"/>
    </w:r>
    <w:r w:rsidRPr="00E93190">
      <w:rPr>
        <w:rFonts w:ascii="Arial" w:hAnsi="Arial" w:cs="Arial"/>
        <w:b/>
      </w:rPr>
      <w:instrText xml:space="preserve"> STYLEREF  TableA \* CHARFORMAT </w:instrText>
    </w:r>
    <w:r w:rsidRPr="00E93190">
      <w:rPr>
        <w:rFonts w:ascii="Arial" w:hAnsi="Arial" w:cs="Arial"/>
        <w:b/>
      </w:rPr>
      <w:fldChar w:fldCharType="separate"/>
    </w:r>
    <w:r w:rsidR="00280602">
      <w:rPr>
        <w:rFonts w:ascii="Arial" w:hAnsi="Arial" w:cs="Arial"/>
        <w:b/>
        <w:noProof/>
      </w:rPr>
      <w:t>Table A</w:t>
    </w:r>
    <w:r w:rsidRPr="00E93190">
      <w:rPr>
        <w:rFonts w:ascii="Arial" w:hAnsi="Arial" w:cs="Arial"/>
        <w:b/>
      </w:rPr>
      <w:fldChar w:fldCharType="end"/>
    </w:r>
  </w:p>
  <w:p w:rsidR="00B074D5" w:rsidRPr="008C6D62" w:rsidRDefault="00B074D5">
    <w:pPr>
      <w:pStyle w:val="Header"/>
      <w:pBdr>
        <w:top w:val="single" w:sz="6" w:space="1" w:color="auto"/>
      </w:pBd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74D5" w:rsidRPr="00E140E4" w:rsidRDefault="00B074D5">
    <w:pPr>
      <w:keepNext/>
      <w:jc w:val="right"/>
      <w:rPr>
        <w:sz w:val="20"/>
        <w:szCs w:val="20"/>
      </w:rPr>
    </w:pPr>
  </w:p>
  <w:p w:rsidR="00B074D5" w:rsidRPr="00E93190" w:rsidRDefault="00B074D5">
    <w:pPr>
      <w:keepNext/>
      <w:jc w:val="right"/>
      <w:rPr>
        <w:rFonts w:ascii="Arial" w:hAnsi="Arial" w:cs="Arial"/>
        <w:sz w:val="20"/>
        <w:szCs w:val="20"/>
      </w:rPr>
    </w:pPr>
    <w:r w:rsidRPr="00E93190">
      <w:rPr>
        <w:rFonts w:ascii="Arial" w:hAnsi="Arial" w:cs="Arial"/>
        <w:sz w:val="20"/>
        <w:szCs w:val="20"/>
      </w:rPr>
      <w:fldChar w:fldCharType="begin"/>
    </w:r>
    <w:r w:rsidRPr="00E93190">
      <w:rPr>
        <w:rFonts w:ascii="Arial" w:hAnsi="Arial" w:cs="Arial"/>
        <w:sz w:val="20"/>
        <w:szCs w:val="20"/>
      </w:rPr>
      <w:instrText xml:space="preserve"> STYLEREF  CharNotesReg  \* CHARFORMAT </w:instrText>
    </w:r>
    <w:r w:rsidRPr="00E93190">
      <w:rPr>
        <w:rFonts w:ascii="Arial" w:hAnsi="Arial" w:cs="Arial"/>
        <w:sz w:val="20"/>
        <w:szCs w:val="20"/>
      </w:rPr>
      <w:fldChar w:fldCharType="separate"/>
    </w:r>
    <w:r w:rsidR="00B048FA">
      <w:rPr>
        <w:rFonts w:ascii="Arial" w:hAnsi="Arial" w:cs="Arial"/>
        <w:noProof/>
        <w:sz w:val="20"/>
        <w:szCs w:val="20"/>
      </w:rPr>
      <w:t>Notes to the</w:t>
    </w:r>
    <w:r w:rsidRPr="00E93190">
      <w:rPr>
        <w:rFonts w:ascii="Arial" w:hAnsi="Arial" w:cs="Arial"/>
        <w:sz w:val="20"/>
        <w:szCs w:val="20"/>
      </w:rPr>
      <w:fldChar w:fldCharType="end"/>
    </w:r>
    <w:r w:rsidRPr="00E93190">
      <w:rPr>
        <w:rFonts w:ascii="Arial" w:hAnsi="Arial" w:cs="Arial"/>
        <w:sz w:val="20"/>
        <w:szCs w:val="20"/>
      </w:rPr>
      <w:t xml:space="preserve">  </w:t>
    </w:r>
    <w:r w:rsidRPr="00E93190">
      <w:rPr>
        <w:rFonts w:ascii="Arial" w:hAnsi="Arial" w:cs="Arial"/>
        <w:i/>
        <w:sz w:val="20"/>
        <w:szCs w:val="20"/>
      </w:rPr>
      <w:fldChar w:fldCharType="begin"/>
    </w:r>
    <w:r w:rsidRPr="00E93190">
      <w:rPr>
        <w:rFonts w:ascii="Arial" w:hAnsi="Arial" w:cs="Arial"/>
        <w:i/>
        <w:sz w:val="20"/>
        <w:szCs w:val="20"/>
      </w:rPr>
      <w:instrText xml:space="preserve"> STYLEREF  CharNotesItals  \* CHARFORMAT </w:instrText>
    </w:r>
    <w:r w:rsidRPr="00E93190">
      <w:rPr>
        <w:rFonts w:ascii="Arial" w:hAnsi="Arial" w:cs="Arial"/>
        <w:i/>
        <w:sz w:val="20"/>
        <w:szCs w:val="20"/>
      </w:rPr>
      <w:fldChar w:fldCharType="separate"/>
    </w:r>
    <w:r w:rsidR="00B048FA">
      <w:rPr>
        <w:rFonts w:ascii="Arial" w:hAnsi="Arial" w:cs="Arial"/>
        <w:i/>
        <w:noProof/>
        <w:sz w:val="20"/>
        <w:szCs w:val="20"/>
      </w:rPr>
      <w:t>Sydney Harbour Federation Trust Act 2001</w:t>
    </w:r>
    <w:r w:rsidRPr="00E93190">
      <w:rPr>
        <w:rFonts w:ascii="Arial" w:hAnsi="Arial" w:cs="Arial"/>
        <w:i/>
        <w:sz w:val="20"/>
        <w:szCs w:val="20"/>
      </w:rPr>
      <w:fldChar w:fldCharType="end"/>
    </w:r>
  </w:p>
  <w:p w:rsidR="00B074D5" w:rsidRPr="008C6D62" w:rsidRDefault="00B074D5">
    <w:pPr>
      <w:keepNext/>
      <w:jc w:val="right"/>
      <w:rPr>
        <w:sz w:val="20"/>
        <w:szCs w:val="20"/>
      </w:rPr>
    </w:pPr>
  </w:p>
  <w:p w:rsidR="00B074D5" w:rsidRPr="00E140E4" w:rsidRDefault="00B074D5">
    <w:pPr>
      <w:keepNext/>
      <w:jc w:val="right"/>
    </w:pPr>
  </w:p>
  <w:p w:rsidR="00B074D5" w:rsidRPr="00E93190" w:rsidRDefault="00B074D5">
    <w:pPr>
      <w:keepNext/>
      <w:jc w:val="right"/>
      <w:rPr>
        <w:rFonts w:ascii="Arial" w:hAnsi="Arial" w:cs="Arial"/>
        <w:b/>
      </w:rPr>
    </w:pPr>
    <w:r w:rsidRPr="00E93190">
      <w:rPr>
        <w:rFonts w:ascii="Arial" w:hAnsi="Arial" w:cs="Arial"/>
        <w:b/>
      </w:rPr>
      <w:fldChar w:fldCharType="begin"/>
    </w:r>
    <w:r w:rsidRPr="00E93190">
      <w:rPr>
        <w:rFonts w:ascii="Arial" w:hAnsi="Arial" w:cs="Arial"/>
        <w:b/>
      </w:rPr>
      <w:instrText xml:space="preserve"> STYLEREF  TableA \* CHARFORMAT </w:instrText>
    </w:r>
    <w:r w:rsidRPr="00E93190">
      <w:rPr>
        <w:rFonts w:ascii="Arial" w:hAnsi="Arial" w:cs="Arial"/>
        <w:b/>
      </w:rPr>
      <w:fldChar w:fldCharType="separate"/>
    </w:r>
    <w:r w:rsidR="00B048FA">
      <w:rPr>
        <w:rFonts w:ascii="Arial" w:hAnsi="Arial" w:cs="Arial"/>
        <w:b/>
        <w:noProof/>
      </w:rPr>
      <w:t>Table A</w:t>
    </w:r>
    <w:r w:rsidRPr="00E93190">
      <w:rPr>
        <w:rFonts w:ascii="Arial" w:hAnsi="Arial" w:cs="Arial"/>
        <w:b/>
      </w:rPr>
      <w:fldChar w:fldCharType="end"/>
    </w:r>
  </w:p>
  <w:p w:rsidR="00B074D5" w:rsidRPr="008C6D62" w:rsidRDefault="00B074D5">
    <w:pPr>
      <w:pStyle w:val="Header"/>
      <w:pBdr>
        <w:top w:val="single" w:sz="6" w:space="1" w:color="auto"/>
      </w:pBdr>
      <w:jc w:val="righ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74D5" w:rsidRPr="00E140E4" w:rsidRDefault="00B074D5">
    <w:pPr>
      <w:keepNext/>
      <w:jc w:val="right"/>
      <w:rPr>
        <w:sz w:val="20"/>
        <w:szCs w:val="20"/>
      </w:rPr>
    </w:pPr>
  </w:p>
  <w:p w:rsidR="00B074D5" w:rsidRPr="00E140E4" w:rsidRDefault="00B074D5">
    <w:pPr>
      <w:keepNext/>
      <w:jc w:val="right"/>
      <w:rPr>
        <w:sz w:val="20"/>
        <w:szCs w:val="20"/>
      </w:rPr>
    </w:pPr>
    <w:r>
      <w:rPr>
        <w:sz w:val="20"/>
        <w:szCs w:val="20"/>
      </w:rPr>
      <w:fldChar w:fldCharType="begin"/>
    </w:r>
    <w:r>
      <w:rPr>
        <w:sz w:val="20"/>
        <w:szCs w:val="20"/>
      </w:rPr>
      <w:instrText xml:space="preserve"> STYLEREF  CharNotesReg  \* CHARFORMAT </w:instrText>
    </w:r>
    <w:r>
      <w:rPr>
        <w:sz w:val="20"/>
        <w:szCs w:val="20"/>
      </w:rPr>
      <w:fldChar w:fldCharType="separate"/>
    </w:r>
    <w:r w:rsidR="00B048FA">
      <w:rPr>
        <w:noProof/>
        <w:sz w:val="20"/>
        <w:szCs w:val="20"/>
      </w:rPr>
      <w:t>Notes to the</w:t>
    </w:r>
    <w:r>
      <w:rPr>
        <w:sz w:val="20"/>
        <w:szCs w:val="20"/>
      </w:rPr>
      <w:fldChar w:fldCharType="end"/>
    </w:r>
    <w:r>
      <w:rPr>
        <w:sz w:val="20"/>
        <w:szCs w:val="20"/>
      </w:rPr>
      <w:t xml:space="preserve">  </w:t>
    </w:r>
    <w:r w:rsidRPr="00CD4700">
      <w:rPr>
        <w:i/>
        <w:sz w:val="20"/>
        <w:szCs w:val="20"/>
      </w:rPr>
      <w:fldChar w:fldCharType="begin"/>
    </w:r>
    <w:r w:rsidRPr="00CD4700">
      <w:rPr>
        <w:i/>
        <w:sz w:val="20"/>
        <w:szCs w:val="20"/>
      </w:rPr>
      <w:instrText xml:space="preserve"> STYLEREF  CharNotesItals  \* CHARFORMAT </w:instrText>
    </w:r>
    <w:r w:rsidRPr="00CD4700">
      <w:rPr>
        <w:i/>
        <w:sz w:val="20"/>
        <w:szCs w:val="20"/>
      </w:rPr>
      <w:fldChar w:fldCharType="separate"/>
    </w:r>
    <w:r w:rsidR="00B048FA">
      <w:rPr>
        <w:i/>
        <w:noProof/>
        <w:sz w:val="20"/>
        <w:szCs w:val="20"/>
      </w:rPr>
      <w:t>Sydney Harbour Federation Trust Act 2001</w:t>
    </w:r>
    <w:r w:rsidRPr="00CD4700">
      <w:rPr>
        <w:i/>
        <w:sz w:val="20"/>
        <w:szCs w:val="20"/>
      </w:rPr>
      <w:fldChar w:fldCharType="end"/>
    </w:r>
  </w:p>
  <w:p w:rsidR="00B074D5" w:rsidRPr="008C6D62" w:rsidRDefault="00B074D5">
    <w:pPr>
      <w:keepNext/>
      <w:jc w:val="right"/>
      <w:rPr>
        <w:sz w:val="20"/>
        <w:szCs w:val="20"/>
      </w:rPr>
    </w:pPr>
  </w:p>
  <w:p w:rsidR="00B074D5" w:rsidRPr="00E140E4" w:rsidRDefault="00B074D5">
    <w:pPr>
      <w:keepNext/>
      <w:jc w:val="right"/>
    </w:pPr>
  </w:p>
  <w:p w:rsidR="00B074D5" w:rsidRPr="006E3759" w:rsidRDefault="00B074D5">
    <w:pPr>
      <w:keepNext/>
      <w:jc w:val="right"/>
      <w:rPr>
        <w:rFonts w:ascii="Helvetica" w:hAnsi="Helvetica"/>
        <w:b/>
      </w:rPr>
    </w:pPr>
    <w:r>
      <w:rPr>
        <w:rFonts w:ascii="Helvetica" w:hAnsi="Helvetica"/>
        <w:b/>
      </w:rPr>
      <w:fldChar w:fldCharType="begin"/>
    </w:r>
    <w:r>
      <w:rPr>
        <w:rFonts w:ascii="Helvetica" w:hAnsi="Helvetica"/>
        <w:b/>
      </w:rPr>
      <w:instrText xml:space="preserve"> STYLEREF  ENoteNo \* CHARFORMAT </w:instrText>
    </w:r>
    <w:r>
      <w:rPr>
        <w:rFonts w:ascii="Helvetica" w:hAnsi="Helvetica"/>
        <w:b/>
      </w:rPr>
      <w:fldChar w:fldCharType="separate"/>
    </w:r>
    <w:r w:rsidR="00B048FA">
      <w:rPr>
        <w:rFonts w:ascii="Helvetica" w:hAnsi="Helvetica"/>
        <w:b/>
        <w:noProof/>
      </w:rPr>
      <w:t>Note 1</w:t>
    </w:r>
    <w:r>
      <w:rPr>
        <w:rFonts w:ascii="Helvetica" w:hAnsi="Helvetica"/>
        <w:b/>
      </w:rPr>
      <w:fldChar w:fldCharType="end"/>
    </w:r>
  </w:p>
  <w:p w:rsidR="00B074D5" w:rsidRPr="008C6D62" w:rsidRDefault="00B074D5">
    <w:pPr>
      <w:pStyle w:val="Header"/>
      <w:pBdr>
        <w:top w:val="single" w:sz="12" w:space="1" w:color="auto"/>
      </w:pBdr>
      <w:jc w:val="right"/>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74D5" w:rsidRDefault="00B074D5">
    <w:pPr>
      <w:jc w:val="right"/>
    </w:pPr>
  </w:p>
  <w:p w:rsidR="00B074D5" w:rsidRDefault="00B074D5">
    <w:pPr>
      <w:jc w:val="right"/>
      <w:rPr>
        <w:i/>
      </w:rPr>
    </w:pPr>
  </w:p>
  <w:p w:rsidR="00B074D5" w:rsidRDefault="00B074D5">
    <w:pPr>
      <w:jc w:val="right"/>
    </w:pPr>
  </w:p>
  <w:p w:rsidR="00B074D5" w:rsidRDefault="00B074D5">
    <w:pPr>
      <w:jc w:val="right"/>
      <w:rPr>
        <w:sz w:val="24"/>
      </w:rPr>
    </w:pPr>
  </w:p>
  <w:p w:rsidR="00B074D5" w:rsidRDefault="00B074D5">
    <w:pPr>
      <w:pBdr>
        <w:bottom w:val="single" w:sz="12" w:space="1" w:color="auto"/>
      </w:pBdr>
      <w:jc w:val="right"/>
      <w:rPr>
        <w:i/>
        <w:sz w:val="24"/>
      </w:rPr>
    </w:pPr>
  </w:p>
  <w:p w:rsidR="00B074D5" w:rsidRDefault="00B074D5">
    <w:pPr>
      <w:pStyle w:val="Heade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74D5" w:rsidRDefault="00B074D5">
    <w:pPr>
      <w:jc w:val="right"/>
      <w:rPr>
        <w:b/>
      </w:rPr>
    </w:pPr>
  </w:p>
  <w:p w:rsidR="00B074D5" w:rsidRDefault="00B074D5">
    <w:pPr>
      <w:jc w:val="right"/>
      <w:rPr>
        <w:b/>
        <w:i/>
      </w:rPr>
    </w:pPr>
  </w:p>
  <w:p w:rsidR="00B074D5" w:rsidRDefault="00B074D5">
    <w:pPr>
      <w:jc w:val="right"/>
    </w:pPr>
  </w:p>
  <w:p w:rsidR="00B074D5" w:rsidRDefault="00B074D5">
    <w:pPr>
      <w:jc w:val="right"/>
      <w:rPr>
        <w:b/>
        <w:sz w:val="24"/>
      </w:rPr>
    </w:pPr>
  </w:p>
  <w:p w:rsidR="00B074D5" w:rsidRDefault="00B074D5">
    <w:pPr>
      <w:pBdr>
        <w:bottom w:val="single" w:sz="12" w:space="1" w:color="auto"/>
      </w:pBdr>
      <w:jc w:val="right"/>
      <w:rPr>
        <w:b/>
        <w:i/>
        <w:sz w:val="24"/>
      </w:rPr>
    </w:pPr>
  </w:p>
  <w:p w:rsidR="00B074D5" w:rsidRDefault="00B074D5">
    <w:pPr>
      <w:pStyle w:val="Header"/>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74D5" w:rsidRDefault="00B074D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2A94D6C0"/>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8DFED7AC"/>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448042E8"/>
    <w:lvl w:ilvl="0">
      <w:start w:val="1"/>
      <w:numFmt w:val="decimal"/>
      <w:pStyle w:val="ListNumber3"/>
      <w:lvlText w:val="%1."/>
      <w:lvlJc w:val="left"/>
      <w:pPr>
        <w:tabs>
          <w:tab w:val="num" w:pos="926"/>
        </w:tabs>
        <w:ind w:left="926" w:hanging="360"/>
      </w:pPr>
    </w:lvl>
  </w:abstractNum>
  <w:abstractNum w:abstractNumId="3">
    <w:nsid w:val="FFFFFF7F"/>
    <w:multiLevelType w:val="singleLevel"/>
    <w:tmpl w:val="A0901F24"/>
    <w:lvl w:ilvl="0">
      <w:start w:val="1"/>
      <w:numFmt w:val="decimal"/>
      <w:pStyle w:val="ListNumber2"/>
      <w:lvlText w:val="%1."/>
      <w:lvlJc w:val="left"/>
      <w:pPr>
        <w:tabs>
          <w:tab w:val="num" w:pos="643"/>
        </w:tabs>
        <w:ind w:left="643" w:hanging="360"/>
      </w:pPr>
    </w:lvl>
  </w:abstractNum>
  <w:abstractNum w:abstractNumId="4">
    <w:nsid w:val="FFFFFF80"/>
    <w:multiLevelType w:val="singleLevel"/>
    <w:tmpl w:val="2DB01146"/>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B480FED6"/>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AEFED830"/>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B4640692"/>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95A8C0DC"/>
    <w:lvl w:ilvl="0">
      <w:start w:val="1"/>
      <w:numFmt w:val="decimal"/>
      <w:pStyle w:val="ListNumber"/>
      <w:lvlText w:val="%1."/>
      <w:lvlJc w:val="left"/>
      <w:pPr>
        <w:tabs>
          <w:tab w:val="num" w:pos="360"/>
        </w:tabs>
        <w:ind w:left="360" w:hanging="360"/>
      </w:pPr>
    </w:lvl>
  </w:abstractNum>
  <w:abstractNum w:abstractNumId="9">
    <w:nsid w:val="FFFFFF89"/>
    <w:multiLevelType w:val="singleLevel"/>
    <w:tmpl w:val="A4E209AA"/>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3FE5C8C"/>
    <w:multiLevelType w:val="hybridMultilevel"/>
    <w:tmpl w:val="46FE0A50"/>
    <w:lvl w:ilvl="0" w:tplc="C6C06CF8">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05B64549"/>
    <w:multiLevelType w:val="hybridMultilevel"/>
    <w:tmpl w:val="A330D6D8"/>
    <w:lvl w:ilvl="0" w:tplc="5E9AA5DE">
      <w:start w:val="1"/>
      <w:numFmt w:val="bullet"/>
      <w:lvlText w:val=""/>
      <w:lvlJc w:val="left"/>
      <w:pPr>
        <w:tabs>
          <w:tab w:val="num" w:pos="4242"/>
        </w:tabs>
        <w:ind w:left="3521" w:hanging="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2">
    <w:nsid w:val="0FD75477"/>
    <w:multiLevelType w:val="hybridMultilevel"/>
    <w:tmpl w:val="62D4B512"/>
    <w:lvl w:ilvl="0" w:tplc="E9F88DDE">
      <w:start w:val="1"/>
      <w:numFmt w:val="bullet"/>
      <w:lvlText w:val=""/>
      <w:lvlJc w:val="left"/>
      <w:pPr>
        <w:tabs>
          <w:tab w:val="num" w:pos="2121"/>
        </w:tabs>
        <w:ind w:left="1400" w:hanging="104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3">
    <w:nsid w:val="1D080172"/>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nsid w:val="1D9F04A1"/>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5">
    <w:nsid w:val="1F565067"/>
    <w:multiLevelType w:val="singleLevel"/>
    <w:tmpl w:val="A8D80620"/>
    <w:lvl w:ilvl="0">
      <w:start w:val="1"/>
      <w:numFmt w:val="bullet"/>
      <w:pStyle w:val="TLPNotebullet"/>
      <w:lvlText w:val=""/>
      <w:lvlJc w:val="left"/>
      <w:pPr>
        <w:tabs>
          <w:tab w:val="num" w:pos="2520"/>
        </w:tabs>
        <w:ind w:left="2520" w:hanging="360"/>
      </w:pPr>
      <w:rPr>
        <w:rFonts w:ascii="Symbol" w:hAnsi="Symbol" w:hint="default"/>
      </w:rPr>
    </w:lvl>
  </w:abstractNum>
  <w:abstractNum w:abstractNumId="16">
    <w:nsid w:val="224F72FF"/>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nsid w:val="237A2B29"/>
    <w:multiLevelType w:val="multilevel"/>
    <w:tmpl w:val="0C090023"/>
    <w:numStyleLink w:val="ArticleSection"/>
  </w:abstractNum>
  <w:abstractNum w:abstractNumId="18">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9">
    <w:nsid w:val="23A82E0B"/>
    <w:multiLevelType w:val="multilevel"/>
    <w:tmpl w:val="0C090023"/>
    <w:numStyleLink w:val="ArticleSection"/>
  </w:abstractNum>
  <w:abstractNum w:abstractNumId="20">
    <w:nsid w:val="3CCD578E"/>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2">
    <w:nsid w:val="43F5575F"/>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nsid w:val="494E02F0"/>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4">
    <w:nsid w:val="4A0326C8"/>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nsid w:val="551A7CBE"/>
    <w:multiLevelType w:val="hybridMultilevel"/>
    <w:tmpl w:val="9D403C16"/>
    <w:lvl w:ilvl="0" w:tplc="DD6E5C34">
      <w:start w:val="1"/>
      <w:numFmt w:val="upperRoman"/>
      <w:lvlText w:val="%1."/>
      <w:lvlJc w:val="right"/>
      <w:pPr>
        <w:tabs>
          <w:tab w:val="num" w:pos="720"/>
        </w:tabs>
        <w:ind w:left="720" w:hanging="18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6">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7">
    <w:nsid w:val="604757A2"/>
    <w:multiLevelType w:val="multilevel"/>
    <w:tmpl w:val="0C09001D"/>
    <w:numStyleLink w:val="1ai"/>
  </w:abstractNum>
  <w:abstractNum w:abstractNumId="28">
    <w:nsid w:val="61F5304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nsid w:val="66D26495"/>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nsid w:val="68A84386"/>
    <w:multiLevelType w:val="hybridMultilevel"/>
    <w:tmpl w:val="5C6C1E8A"/>
    <w:lvl w:ilvl="0" w:tplc="2B968BB2">
      <w:start w:val="1"/>
      <w:numFmt w:val="bullet"/>
      <w:lvlText w:val=""/>
      <w:lvlJc w:val="left"/>
      <w:pPr>
        <w:tabs>
          <w:tab w:val="num" w:pos="2989"/>
        </w:tabs>
        <w:ind w:left="1225"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2">
    <w:nsid w:val="6D7C070C"/>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nsid w:val="6E5455E3"/>
    <w:multiLevelType w:val="multilevel"/>
    <w:tmpl w:val="0C09001D"/>
    <w:numStyleLink w:val="1ai"/>
  </w:abstractNum>
  <w:abstractNum w:abstractNumId="34">
    <w:nsid w:val="7C6B5EC9"/>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26"/>
  </w:num>
  <w:num w:numId="2">
    <w:abstractNumId w:val="23"/>
  </w:num>
  <w:num w:numId="3">
    <w:abstractNumId w:val="13"/>
  </w:num>
  <w:num w:numId="4">
    <w:abstractNumId w:val="30"/>
  </w:num>
  <w:num w:numId="5">
    <w:abstractNumId w:val="18"/>
  </w:num>
  <w:num w:numId="6">
    <w:abstractNumId w:val="14"/>
  </w:num>
  <w:num w:numId="7">
    <w:abstractNumId w:val="9"/>
  </w:num>
  <w:num w:numId="8">
    <w:abstractNumId w:val="9"/>
  </w:num>
  <w:num w:numId="9">
    <w:abstractNumId w:val="7"/>
  </w:num>
  <w:num w:numId="10">
    <w:abstractNumId w:val="7"/>
  </w:num>
  <w:num w:numId="11">
    <w:abstractNumId w:val="6"/>
  </w:num>
  <w:num w:numId="12">
    <w:abstractNumId w:val="6"/>
  </w:num>
  <w:num w:numId="13">
    <w:abstractNumId w:val="5"/>
  </w:num>
  <w:num w:numId="14">
    <w:abstractNumId w:val="5"/>
  </w:num>
  <w:num w:numId="15">
    <w:abstractNumId w:val="4"/>
  </w:num>
  <w:num w:numId="16">
    <w:abstractNumId w:val="4"/>
  </w:num>
  <w:num w:numId="17">
    <w:abstractNumId w:val="8"/>
  </w:num>
  <w:num w:numId="18">
    <w:abstractNumId w:val="8"/>
  </w:num>
  <w:num w:numId="19">
    <w:abstractNumId w:val="3"/>
  </w:num>
  <w:num w:numId="20">
    <w:abstractNumId w:val="3"/>
  </w:num>
  <w:num w:numId="21">
    <w:abstractNumId w:val="2"/>
  </w:num>
  <w:num w:numId="22">
    <w:abstractNumId w:val="2"/>
  </w:num>
  <w:num w:numId="23">
    <w:abstractNumId w:val="1"/>
  </w:num>
  <w:num w:numId="24">
    <w:abstractNumId w:val="1"/>
  </w:num>
  <w:num w:numId="25">
    <w:abstractNumId w:val="0"/>
  </w:num>
  <w:num w:numId="26">
    <w:abstractNumId w:val="0"/>
  </w:num>
  <w:num w:numId="27">
    <w:abstractNumId w:val="21"/>
  </w:num>
  <w:num w:numId="28">
    <w:abstractNumId w:val="15"/>
  </w:num>
  <w:num w:numId="29">
    <w:abstractNumId w:val="33"/>
  </w:num>
  <w:num w:numId="30">
    <w:abstractNumId w:val="17"/>
  </w:num>
  <w:num w:numId="31">
    <w:abstractNumId w:val="27"/>
  </w:num>
  <w:num w:numId="32">
    <w:abstractNumId w:val="19"/>
  </w:num>
  <w:num w:numId="33">
    <w:abstractNumId w:val="12"/>
  </w:num>
  <w:num w:numId="34">
    <w:abstractNumId w:val="31"/>
  </w:num>
  <w:num w:numId="35">
    <w:abstractNumId w:val="34"/>
  </w:num>
  <w:num w:numId="36">
    <w:abstractNumId w:val="29"/>
  </w:num>
  <w:num w:numId="37">
    <w:abstractNumId w:val="16"/>
  </w:num>
  <w:num w:numId="38">
    <w:abstractNumId w:val="28"/>
  </w:num>
  <w:num w:numId="39">
    <w:abstractNumId w:val="11"/>
  </w:num>
  <w:num w:numId="40">
    <w:abstractNumId w:val="22"/>
  </w:num>
  <w:num w:numId="41">
    <w:abstractNumId w:val="32"/>
  </w:num>
  <w:num w:numId="42">
    <w:abstractNumId w:val="24"/>
  </w:num>
  <w:num w:numId="43">
    <w:abstractNumId w:val="20"/>
  </w:num>
  <w:num w:numId="44">
    <w:abstractNumId w:val="10"/>
  </w:num>
  <w:num w:numId="4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embedTrueTypeFonts/>
  <w:saveSubset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1790"/>
    <w:rsid w:val="0001032A"/>
    <w:rsid w:val="000154F8"/>
    <w:rsid w:val="000B008A"/>
    <w:rsid w:val="000B3504"/>
    <w:rsid w:val="000E677B"/>
    <w:rsid w:val="0013120B"/>
    <w:rsid w:val="001510A5"/>
    <w:rsid w:val="00172C04"/>
    <w:rsid w:val="00182E26"/>
    <w:rsid w:val="001B5915"/>
    <w:rsid w:val="001D02C5"/>
    <w:rsid w:val="001E14E0"/>
    <w:rsid w:val="001F140F"/>
    <w:rsid w:val="002075E4"/>
    <w:rsid w:val="00213F8F"/>
    <w:rsid w:val="00235CB9"/>
    <w:rsid w:val="002505D8"/>
    <w:rsid w:val="00280602"/>
    <w:rsid w:val="0028439E"/>
    <w:rsid w:val="002B1A7A"/>
    <w:rsid w:val="002E4EF4"/>
    <w:rsid w:val="002E6351"/>
    <w:rsid w:val="002F4B2C"/>
    <w:rsid w:val="002F5B83"/>
    <w:rsid w:val="002F73B8"/>
    <w:rsid w:val="00327646"/>
    <w:rsid w:val="003707C4"/>
    <w:rsid w:val="00371F27"/>
    <w:rsid w:val="00381AB0"/>
    <w:rsid w:val="003833A0"/>
    <w:rsid w:val="003970EE"/>
    <w:rsid w:val="003B034F"/>
    <w:rsid w:val="003E552A"/>
    <w:rsid w:val="00432AAA"/>
    <w:rsid w:val="004918A6"/>
    <w:rsid w:val="0049595A"/>
    <w:rsid w:val="004F5B0B"/>
    <w:rsid w:val="00512768"/>
    <w:rsid w:val="00535A57"/>
    <w:rsid w:val="00555FA5"/>
    <w:rsid w:val="005B3CB5"/>
    <w:rsid w:val="005B6C63"/>
    <w:rsid w:val="005C22A9"/>
    <w:rsid w:val="005E0871"/>
    <w:rsid w:val="005E70A2"/>
    <w:rsid w:val="00677B4A"/>
    <w:rsid w:val="006A5342"/>
    <w:rsid w:val="006A7178"/>
    <w:rsid w:val="006B5C73"/>
    <w:rsid w:val="006D26ED"/>
    <w:rsid w:val="006E1790"/>
    <w:rsid w:val="006E1AC9"/>
    <w:rsid w:val="00746642"/>
    <w:rsid w:val="007A0BFD"/>
    <w:rsid w:val="007B7959"/>
    <w:rsid w:val="007C45CA"/>
    <w:rsid w:val="00834CFA"/>
    <w:rsid w:val="00842145"/>
    <w:rsid w:val="008641C0"/>
    <w:rsid w:val="00866615"/>
    <w:rsid w:val="00885366"/>
    <w:rsid w:val="008A491A"/>
    <w:rsid w:val="008B6C45"/>
    <w:rsid w:val="008C6ADB"/>
    <w:rsid w:val="008D2E61"/>
    <w:rsid w:val="00904D5F"/>
    <w:rsid w:val="0090787B"/>
    <w:rsid w:val="00940902"/>
    <w:rsid w:val="009440C4"/>
    <w:rsid w:val="00947F21"/>
    <w:rsid w:val="009616AC"/>
    <w:rsid w:val="00964802"/>
    <w:rsid w:val="0097346C"/>
    <w:rsid w:val="009776D5"/>
    <w:rsid w:val="009978F8"/>
    <w:rsid w:val="009C6061"/>
    <w:rsid w:val="00A258E1"/>
    <w:rsid w:val="00A25F77"/>
    <w:rsid w:val="00A769F6"/>
    <w:rsid w:val="00A924B7"/>
    <w:rsid w:val="00AB0884"/>
    <w:rsid w:val="00AB7153"/>
    <w:rsid w:val="00AD5D83"/>
    <w:rsid w:val="00AF728F"/>
    <w:rsid w:val="00B048FA"/>
    <w:rsid w:val="00B074D5"/>
    <w:rsid w:val="00B15D89"/>
    <w:rsid w:val="00B33CE6"/>
    <w:rsid w:val="00BD1789"/>
    <w:rsid w:val="00BE0FB2"/>
    <w:rsid w:val="00C23E76"/>
    <w:rsid w:val="00C62480"/>
    <w:rsid w:val="00C62F62"/>
    <w:rsid w:val="00C80DF1"/>
    <w:rsid w:val="00C85125"/>
    <w:rsid w:val="00CA733C"/>
    <w:rsid w:val="00CF5852"/>
    <w:rsid w:val="00D06263"/>
    <w:rsid w:val="00D7445A"/>
    <w:rsid w:val="00D819B6"/>
    <w:rsid w:val="00D86AB1"/>
    <w:rsid w:val="00D93326"/>
    <w:rsid w:val="00DF2AF9"/>
    <w:rsid w:val="00DF436B"/>
    <w:rsid w:val="00E100E8"/>
    <w:rsid w:val="00E13612"/>
    <w:rsid w:val="00E13A1D"/>
    <w:rsid w:val="00E42BA4"/>
    <w:rsid w:val="00E454F9"/>
    <w:rsid w:val="00E71251"/>
    <w:rsid w:val="00E71267"/>
    <w:rsid w:val="00E848F1"/>
    <w:rsid w:val="00E95FE4"/>
    <w:rsid w:val="00EE00C0"/>
    <w:rsid w:val="00EF4DCF"/>
    <w:rsid w:val="00F0440F"/>
    <w:rsid w:val="00F34446"/>
    <w:rsid w:val="00F64012"/>
    <w:rsid w:val="00F645B0"/>
    <w:rsid w:val="00F93624"/>
    <w:rsid w:val="00FA00FC"/>
    <w:rsid w:val="00FB3203"/>
    <w:rsid w:val="00FC0982"/>
    <w:rsid w:val="00FE7E7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State"/>
  <w:smartTagType w:namespaceuri="urn:schemas-microsoft-com:office:smarttags" w:name="country-region"/>
  <w:smartTagType w:namespaceuri="urn:schemas-microsoft-com:office:smarttags" w:name="PlaceType"/>
  <w:smartTagType w:namespaceuri="urn:schemas-microsoft-com:office:smarttags" w:name="place"/>
  <w:smartTagType w:namespaceuri="urn:schemas-microsoft-com:office:smarttags" w:name="PlaceName"/>
  <w:smartTagType w:namespaceuri="urn:schemas-microsoft-com:office:smarttags" w:name="date"/>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E00C0"/>
    <w:pPr>
      <w:spacing w:line="260" w:lineRule="atLeast"/>
    </w:pPr>
    <w:rPr>
      <w:sz w:val="22"/>
      <w:szCs w:val="24"/>
    </w:rPr>
  </w:style>
  <w:style w:type="paragraph" w:styleId="Heading1">
    <w:name w:val="heading 1"/>
    <w:next w:val="Heading2"/>
    <w:autoRedefine/>
    <w:qFormat/>
    <w:rsid w:val="00EE00C0"/>
    <w:pPr>
      <w:keepNext/>
      <w:keepLines/>
      <w:ind w:left="1134" w:hanging="1134"/>
      <w:outlineLvl w:val="0"/>
    </w:pPr>
    <w:rPr>
      <w:b/>
      <w:bCs/>
      <w:kern w:val="28"/>
      <w:sz w:val="36"/>
      <w:szCs w:val="32"/>
    </w:rPr>
  </w:style>
  <w:style w:type="paragraph" w:styleId="Heading2">
    <w:name w:val="heading 2"/>
    <w:basedOn w:val="Heading1"/>
    <w:next w:val="Heading3"/>
    <w:autoRedefine/>
    <w:qFormat/>
    <w:rsid w:val="00EE00C0"/>
    <w:pPr>
      <w:spacing w:before="280"/>
      <w:outlineLvl w:val="1"/>
    </w:pPr>
    <w:rPr>
      <w:bCs w:val="0"/>
      <w:iCs/>
      <w:sz w:val="32"/>
      <w:szCs w:val="28"/>
    </w:rPr>
  </w:style>
  <w:style w:type="paragraph" w:styleId="Heading3">
    <w:name w:val="heading 3"/>
    <w:basedOn w:val="Heading1"/>
    <w:next w:val="Heading4"/>
    <w:autoRedefine/>
    <w:qFormat/>
    <w:rsid w:val="00EE00C0"/>
    <w:pPr>
      <w:spacing w:before="240"/>
      <w:outlineLvl w:val="2"/>
    </w:pPr>
    <w:rPr>
      <w:bCs w:val="0"/>
      <w:sz w:val="28"/>
      <w:szCs w:val="26"/>
    </w:rPr>
  </w:style>
  <w:style w:type="paragraph" w:styleId="Heading4">
    <w:name w:val="heading 4"/>
    <w:basedOn w:val="Heading1"/>
    <w:next w:val="Heading5"/>
    <w:autoRedefine/>
    <w:qFormat/>
    <w:rsid w:val="00EE00C0"/>
    <w:pPr>
      <w:spacing w:before="220"/>
      <w:outlineLvl w:val="3"/>
    </w:pPr>
    <w:rPr>
      <w:bCs w:val="0"/>
      <w:sz w:val="26"/>
      <w:szCs w:val="28"/>
    </w:rPr>
  </w:style>
  <w:style w:type="paragraph" w:styleId="Heading5">
    <w:name w:val="heading 5"/>
    <w:basedOn w:val="Heading1"/>
    <w:next w:val="subsection"/>
    <w:autoRedefine/>
    <w:qFormat/>
    <w:rsid w:val="00EE00C0"/>
    <w:pPr>
      <w:spacing w:before="280"/>
      <w:outlineLvl w:val="4"/>
    </w:pPr>
    <w:rPr>
      <w:bCs w:val="0"/>
      <w:iCs/>
      <w:sz w:val="24"/>
      <w:szCs w:val="26"/>
    </w:rPr>
  </w:style>
  <w:style w:type="paragraph" w:styleId="Heading6">
    <w:name w:val="heading 6"/>
    <w:basedOn w:val="Heading1"/>
    <w:next w:val="Heading7"/>
    <w:autoRedefine/>
    <w:qFormat/>
    <w:rsid w:val="00EE00C0"/>
    <w:pPr>
      <w:outlineLvl w:val="5"/>
    </w:pPr>
    <w:rPr>
      <w:rFonts w:ascii="Arial" w:hAnsi="Arial" w:cs="Arial"/>
      <w:bCs w:val="0"/>
      <w:sz w:val="32"/>
      <w:szCs w:val="22"/>
    </w:rPr>
  </w:style>
  <w:style w:type="paragraph" w:styleId="Heading7">
    <w:name w:val="heading 7"/>
    <w:basedOn w:val="Heading6"/>
    <w:next w:val="Normal"/>
    <w:autoRedefine/>
    <w:qFormat/>
    <w:rsid w:val="00EE00C0"/>
    <w:pPr>
      <w:spacing w:before="280"/>
      <w:outlineLvl w:val="6"/>
    </w:pPr>
    <w:rPr>
      <w:sz w:val="28"/>
    </w:rPr>
  </w:style>
  <w:style w:type="paragraph" w:styleId="Heading8">
    <w:name w:val="heading 8"/>
    <w:basedOn w:val="Heading6"/>
    <w:next w:val="Normal"/>
    <w:autoRedefine/>
    <w:qFormat/>
    <w:rsid w:val="00EE00C0"/>
    <w:pPr>
      <w:spacing w:before="240"/>
      <w:outlineLvl w:val="7"/>
    </w:pPr>
    <w:rPr>
      <w:iCs/>
      <w:sz w:val="26"/>
    </w:rPr>
  </w:style>
  <w:style w:type="paragraph" w:styleId="Heading9">
    <w:name w:val="heading 9"/>
    <w:basedOn w:val="Heading1"/>
    <w:next w:val="Normal"/>
    <w:autoRedefine/>
    <w:qFormat/>
    <w:rsid w:val="00EE00C0"/>
    <w:pPr>
      <w:keepNext w:val="0"/>
      <w:spacing w:before="280"/>
      <w:outlineLvl w:val="8"/>
    </w:pPr>
    <w:rPr>
      <w:i/>
      <w:sz w:val="28"/>
      <w:szCs w:val="22"/>
    </w:rPr>
  </w:style>
  <w:style w:type="character" w:default="1" w:styleId="DefaultParagraphFont">
    <w:name w:val="Default Paragraph Font"/>
    <w:rsid w:val="00EE00C0"/>
  </w:style>
  <w:style w:type="table" w:default="1" w:styleId="TableNormal">
    <w:name w:val="Normal Table"/>
    <w:rsid w:val="00EE00C0"/>
    <w:tblPr>
      <w:tblInd w:w="0" w:type="dxa"/>
      <w:tblCellMar>
        <w:top w:w="0" w:type="dxa"/>
        <w:left w:w="108" w:type="dxa"/>
        <w:bottom w:w="0" w:type="dxa"/>
        <w:right w:w="108" w:type="dxa"/>
      </w:tblCellMar>
    </w:tblPr>
  </w:style>
  <w:style w:type="numbering" w:default="1" w:styleId="NoList">
    <w:name w:val="No List"/>
    <w:rsid w:val="00EE00C0"/>
  </w:style>
  <w:style w:type="numbering" w:styleId="111111">
    <w:name w:val="Outline List 2"/>
    <w:basedOn w:val="NoList"/>
    <w:rsid w:val="00EE00C0"/>
    <w:pPr>
      <w:numPr>
        <w:numId w:val="2"/>
      </w:numPr>
    </w:pPr>
  </w:style>
  <w:style w:type="numbering" w:styleId="1ai">
    <w:name w:val="Outline List 1"/>
    <w:basedOn w:val="NoList"/>
    <w:rsid w:val="00EE00C0"/>
    <w:pPr>
      <w:numPr>
        <w:numId w:val="3"/>
      </w:numPr>
    </w:pPr>
  </w:style>
  <w:style w:type="paragraph" w:customStyle="1" w:styleId="ActHead1">
    <w:name w:val="ActHead 1"/>
    <w:aliases w:val="c"/>
    <w:next w:val="Normal"/>
    <w:rsid w:val="00EE00C0"/>
    <w:pPr>
      <w:keepNext/>
      <w:keepLines/>
      <w:ind w:left="1134" w:hanging="1134"/>
      <w:outlineLvl w:val="0"/>
    </w:pPr>
    <w:rPr>
      <w:b/>
      <w:bCs/>
      <w:kern w:val="28"/>
      <w:sz w:val="36"/>
      <w:szCs w:val="32"/>
    </w:rPr>
  </w:style>
  <w:style w:type="paragraph" w:customStyle="1" w:styleId="ActHead2">
    <w:name w:val="ActHead 2"/>
    <w:aliases w:val="p"/>
    <w:basedOn w:val="ActHead1"/>
    <w:next w:val="Normal"/>
    <w:rsid w:val="00EE00C0"/>
    <w:pPr>
      <w:spacing w:before="280"/>
      <w:outlineLvl w:val="1"/>
    </w:pPr>
    <w:rPr>
      <w:sz w:val="32"/>
    </w:rPr>
  </w:style>
  <w:style w:type="paragraph" w:customStyle="1" w:styleId="ActHead3">
    <w:name w:val="ActHead 3"/>
    <w:aliases w:val="d"/>
    <w:basedOn w:val="ActHead1"/>
    <w:next w:val="Normal"/>
    <w:rsid w:val="00EE00C0"/>
    <w:pPr>
      <w:spacing w:before="240"/>
      <w:outlineLvl w:val="2"/>
    </w:pPr>
    <w:rPr>
      <w:sz w:val="28"/>
    </w:rPr>
  </w:style>
  <w:style w:type="paragraph" w:customStyle="1" w:styleId="ActHead4">
    <w:name w:val="ActHead 4"/>
    <w:aliases w:val="sd"/>
    <w:basedOn w:val="ActHead1"/>
    <w:next w:val="Normal"/>
    <w:rsid w:val="00EE00C0"/>
    <w:pPr>
      <w:spacing w:before="220"/>
      <w:outlineLvl w:val="3"/>
    </w:pPr>
    <w:rPr>
      <w:sz w:val="26"/>
    </w:rPr>
  </w:style>
  <w:style w:type="paragraph" w:customStyle="1" w:styleId="ActHead5">
    <w:name w:val="ActHead 5"/>
    <w:aliases w:val="s"/>
    <w:basedOn w:val="ActHead1"/>
    <w:next w:val="Normal"/>
    <w:rsid w:val="00EE00C0"/>
    <w:pPr>
      <w:spacing w:before="280"/>
      <w:outlineLvl w:val="4"/>
    </w:pPr>
    <w:rPr>
      <w:sz w:val="24"/>
    </w:rPr>
  </w:style>
  <w:style w:type="paragraph" w:customStyle="1" w:styleId="ActHead6">
    <w:name w:val="ActHead 6"/>
    <w:aliases w:val="as"/>
    <w:basedOn w:val="ActHead1"/>
    <w:next w:val="Normal"/>
    <w:rsid w:val="00EE00C0"/>
    <w:pPr>
      <w:outlineLvl w:val="5"/>
    </w:pPr>
    <w:rPr>
      <w:rFonts w:ascii="Arial" w:hAnsi="Arial"/>
      <w:sz w:val="32"/>
    </w:rPr>
  </w:style>
  <w:style w:type="paragraph" w:customStyle="1" w:styleId="ActHead7">
    <w:name w:val="ActHead 7"/>
    <w:aliases w:val="ap"/>
    <w:basedOn w:val="ActHead6"/>
    <w:next w:val="Normal"/>
    <w:rsid w:val="00EE00C0"/>
    <w:pPr>
      <w:spacing w:before="280"/>
      <w:outlineLvl w:val="6"/>
    </w:pPr>
    <w:rPr>
      <w:sz w:val="28"/>
    </w:rPr>
  </w:style>
  <w:style w:type="paragraph" w:customStyle="1" w:styleId="ActHead8">
    <w:name w:val="ActHead 8"/>
    <w:aliases w:val="ad"/>
    <w:basedOn w:val="ActHead6"/>
    <w:next w:val="Normal"/>
    <w:rsid w:val="00EE00C0"/>
    <w:pPr>
      <w:spacing w:before="240"/>
      <w:outlineLvl w:val="7"/>
    </w:pPr>
    <w:rPr>
      <w:sz w:val="26"/>
    </w:rPr>
  </w:style>
  <w:style w:type="paragraph" w:customStyle="1" w:styleId="ActHead9">
    <w:name w:val="ActHead 9"/>
    <w:aliases w:val="aat"/>
    <w:basedOn w:val="ActHead1"/>
    <w:next w:val="Normal"/>
    <w:rsid w:val="00EE00C0"/>
    <w:pPr>
      <w:keepNext w:val="0"/>
      <w:spacing w:before="280"/>
      <w:outlineLvl w:val="8"/>
    </w:pPr>
    <w:rPr>
      <w:i/>
      <w:sz w:val="28"/>
    </w:rPr>
  </w:style>
  <w:style w:type="paragraph" w:customStyle="1" w:styleId="UpdateDate">
    <w:name w:val="UpdateDate"/>
    <w:basedOn w:val="Normal"/>
    <w:rsid w:val="00EE00C0"/>
    <w:pPr>
      <w:spacing w:before="240"/>
    </w:pPr>
    <w:rPr>
      <w:sz w:val="24"/>
    </w:rPr>
  </w:style>
  <w:style w:type="paragraph" w:customStyle="1" w:styleId="Actno">
    <w:name w:val="Actno"/>
    <w:basedOn w:val="UpdateDate"/>
    <w:next w:val="Normal"/>
    <w:rsid w:val="00EE00C0"/>
    <w:rPr>
      <w:b/>
    </w:rPr>
  </w:style>
  <w:style w:type="paragraph" w:customStyle="1" w:styleId="ActNotes1">
    <w:name w:val="ActNotes(1)"/>
    <w:basedOn w:val="Normal"/>
    <w:rsid w:val="00EE00C0"/>
    <w:pPr>
      <w:tabs>
        <w:tab w:val="right" w:pos="992"/>
      </w:tabs>
      <w:spacing w:before="60" w:line="240" w:lineRule="auto"/>
      <w:ind w:left="1134" w:hanging="1134"/>
    </w:pPr>
    <w:rPr>
      <w:rFonts w:ascii="Arial" w:hAnsi="Arial"/>
      <w:sz w:val="16"/>
      <w:szCs w:val="20"/>
    </w:rPr>
  </w:style>
  <w:style w:type="paragraph" w:customStyle="1" w:styleId="ActNotes1a">
    <w:name w:val="ActNotes(1)(a)"/>
    <w:basedOn w:val="Normal"/>
    <w:rsid w:val="00EE00C0"/>
    <w:pPr>
      <w:tabs>
        <w:tab w:val="right" w:pos="1559"/>
      </w:tabs>
      <w:spacing w:before="60" w:line="180" w:lineRule="exact"/>
      <w:ind w:left="1701" w:hanging="1701"/>
    </w:pPr>
    <w:rPr>
      <w:rFonts w:ascii="Arial" w:hAnsi="Arial"/>
      <w:sz w:val="16"/>
    </w:rPr>
  </w:style>
  <w:style w:type="paragraph" w:customStyle="1" w:styleId="ActNotes1ai">
    <w:name w:val="ActNotes(1)(a)(i)"/>
    <w:basedOn w:val="Normal"/>
    <w:rsid w:val="00EE00C0"/>
    <w:pPr>
      <w:tabs>
        <w:tab w:val="right" w:pos="1843"/>
      </w:tabs>
      <w:spacing w:line="180" w:lineRule="atLeast"/>
      <w:ind w:left="1985" w:hanging="1985"/>
    </w:pPr>
    <w:rPr>
      <w:rFonts w:ascii="Arial" w:hAnsi="Arial"/>
      <w:sz w:val="16"/>
    </w:rPr>
  </w:style>
  <w:style w:type="paragraph" w:customStyle="1" w:styleId="ActNotesa">
    <w:name w:val="ActNotes(a)"/>
    <w:basedOn w:val="Normal"/>
    <w:rsid w:val="00EE00C0"/>
    <w:pPr>
      <w:spacing w:before="60" w:line="180" w:lineRule="exact"/>
      <w:ind w:left="425" w:hanging="425"/>
    </w:pPr>
    <w:rPr>
      <w:rFonts w:ascii="Arial" w:hAnsi="Arial"/>
      <w:sz w:val="16"/>
    </w:rPr>
  </w:style>
  <w:style w:type="paragraph" w:customStyle="1" w:styleId="TableOfAmend">
    <w:name w:val="TableOfAmend"/>
    <w:basedOn w:val="Normal"/>
    <w:rsid w:val="00EE00C0"/>
    <w:pPr>
      <w:tabs>
        <w:tab w:val="right" w:leader="dot" w:pos="2268"/>
      </w:tabs>
      <w:spacing w:before="60" w:line="180" w:lineRule="exact"/>
      <w:ind w:left="170" w:right="113" w:hanging="170"/>
    </w:pPr>
    <w:rPr>
      <w:rFonts w:ascii="Arial" w:hAnsi="Arial"/>
      <w:sz w:val="16"/>
    </w:rPr>
  </w:style>
  <w:style w:type="paragraph" w:customStyle="1" w:styleId="AmendTableColHead">
    <w:name w:val="AmendTableColHead"/>
    <w:basedOn w:val="TableOfAmend"/>
    <w:rsid w:val="00EE00C0"/>
    <w:pPr>
      <w:spacing w:line="200" w:lineRule="exact"/>
    </w:pPr>
    <w:rPr>
      <w:sz w:val="18"/>
    </w:rPr>
  </w:style>
  <w:style w:type="numbering" w:styleId="ArticleSection">
    <w:name w:val="Outline List 3"/>
    <w:basedOn w:val="NoList"/>
    <w:rsid w:val="00EE00C0"/>
    <w:pPr>
      <w:numPr>
        <w:numId w:val="6"/>
      </w:numPr>
    </w:pPr>
  </w:style>
  <w:style w:type="paragraph" w:customStyle="1" w:styleId="asamended">
    <w:name w:val="as amended"/>
    <w:basedOn w:val="Normal"/>
    <w:rsid w:val="00EE00C0"/>
    <w:pPr>
      <w:keepNext/>
      <w:spacing w:before="60" w:line="200" w:lineRule="exact"/>
      <w:ind w:left="284"/>
    </w:pPr>
    <w:rPr>
      <w:rFonts w:ascii="Arial" w:hAnsi="Arial"/>
      <w:b/>
      <w:sz w:val="16"/>
    </w:rPr>
  </w:style>
  <w:style w:type="paragraph" w:customStyle="1" w:styleId="asamendedital">
    <w:name w:val="as amended ital"/>
    <w:basedOn w:val="Normal"/>
    <w:rsid w:val="00EE00C0"/>
    <w:pPr>
      <w:spacing w:before="60" w:line="200" w:lineRule="exact"/>
      <w:ind w:left="284"/>
    </w:pPr>
    <w:rPr>
      <w:rFonts w:ascii="Arial" w:hAnsi="Arial"/>
      <w:i/>
      <w:sz w:val="16"/>
    </w:rPr>
  </w:style>
  <w:style w:type="paragraph" w:styleId="BalloonText">
    <w:name w:val="Balloon Text"/>
    <w:rsid w:val="00EE00C0"/>
    <w:rPr>
      <w:rFonts w:ascii="Tahoma" w:hAnsi="Tahoma" w:cs="Tahoma"/>
      <w:sz w:val="16"/>
      <w:szCs w:val="16"/>
    </w:rPr>
  </w:style>
  <w:style w:type="paragraph" w:styleId="BlockText">
    <w:name w:val="Block Text"/>
    <w:rsid w:val="00EE00C0"/>
    <w:pPr>
      <w:spacing w:after="120"/>
      <w:ind w:left="1440" w:right="1440"/>
    </w:pPr>
    <w:rPr>
      <w:sz w:val="22"/>
      <w:szCs w:val="24"/>
    </w:rPr>
  </w:style>
  <w:style w:type="paragraph" w:customStyle="1" w:styleId="Blocks">
    <w:name w:val="Blocks"/>
    <w:aliases w:val="bb"/>
    <w:rsid w:val="00EE00C0"/>
    <w:rPr>
      <w:sz w:val="24"/>
      <w:szCs w:val="24"/>
    </w:rPr>
  </w:style>
  <w:style w:type="paragraph" w:styleId="BodyText">
    <w:name w:val="Body Text"/>
    <w:rsid w:val="00EE00C0"/>
    <w:pPr>
      <w:spacing w:after="120"/>
    </w:pPr>
    <w:rPr>
      <w:sz w:val="22"/>
      <w:szCs w:val="24"/>
    </w:rPr>
  </w:style>
  <w:style w:type="paragraph" w:styleId="BodyText2">
    <w:name w:val="Body Text 2"/>
    <w:rsid w:val="00EE00C0"/>
    <w:pPr>
      <w:spacing w:after="120" w:line="480" w:lineRule="auto"/>
    </w:pPr>
    <w:rPr>
      <w:sz w:val="22"/>
      <w:szCs w:val="24"/>
    </w:rPr>
  </w:style>
  <w:style w:type="paragraph" w:styleId="BodyText3">
    <w:name w:val="Body Text 3"/>
    <w:rsid w:val="00EE00C0"/>
    <w:pPr>
      <w:spacing w:after="120"/>
    </w:pPr>
    <w:rPr>
      <w:sz w:val="16"/>
      <w:szCs w:val="16"/>
    </w:rPr>
  </w:style>
  <w:style w:type="paragraph" w:styleId="BodyTextFirstIndent">
    <w:name w:val="Body Text First Indent"/>
    <w:basedOn w:val="BodyText"/>
    <w:rsid w:val="00EE00C0"/>
    <w:pPr>
      <w:ind w:firstLine="210"/>
    </w:pPr>
  </w:style>
  <w:style w:type="paragraph" w:styleId="BodyTextIndent">
    <w:name w:val="Body Text Indent"/>
    <w:rsid w:val="00EE00C0"/>
    <w:pPr>
      <w:spacing w:after="120"/>
      <w:ind w:left="283"/>
    </w:pPr>
    <w:rPr>
      <w:sz w:val="22"/>
      <w:szCs w:val="24"/>
    </w:rPr>
  </w:style>
  <w:style w:type="paragraph" w:styleId="BodyTextFirstIndent2">
    <w:name w:val="Body Text First Indent 2"/>
    <w:basedOn w:val="BodyTextIndent"/>
    <w:rsid w:val="00EE00C0"/>
    <w:pPr>
      <w:ind w:firstLine="210"/>
    </w:pPr>
  </w:style>
  <w:style w:type="paragraph" w:styleId="BodyTextIndent2">
    <w:name w:val="Body Text Indent 2"/>
    <w:rsid w:val="00EE00C0"/>
    <w:pPr>
      <w:spacing w:after="120" w:line="480" w:lineRule="auto"/>
      <w:ind w:left="283"/>
    </w:pPr>
    <w:rPr>
      <w:sz w:val="22"/>
      <w:szCs w:val="24"/>
    </w:rPr>
  </w:style>
  <w:style w:type="paragraph" w:styleId="BodyTextIndent3">
    <w:name w:val="Body Text Indent 3"/>
    <w:rsid w:val="00EE00C0"/>
    <w:pPr>
      <w:spacing w:after="120"/>
      <w:ind w:left="283"/>
    </w:pPr>
    <w:rPr>
      <w:sz w:val="16"/>
      <w:szCs w:val="16"/>
    </w:rPr>
  </w:style>
  <w:style w:type="paragraph" w:customStyle="1" w:styleId="BodyTextIndex">
    <w:name w:val="Body Text Index"/>
    <w:basedOn w:val="Normal"/>
    <w:next w:val="BodyTextIndent"/>
    <w:rsid w:val="00EE00C0"/>
    <w:pPr>
      <w:spacing w:after="120"/>
      <w:ind w:left="284"/>
    </w:pPr>
  </w:style>
  <w:style w:type="paragraph" w:customStyle="1" w:styleId="BoxText">
    <w:name w:val="BoxText"/>
    <w:aliases w:val="bt"/>
    <w:rsid w:val="00EE00C0"/>
    <w:pPr>
      <w:pBdr>
        <w:top w:val="single" w:sz="6" w:space="5" w:color="auto"/>
        <w:left w:val="single" w:sz="6" w:space="5" w:color="auto"/>
        <w:bottom w:val="single" w:sz="6" w:space="5" w:color="auto"/>
        <w:right w:val="single" w:sz="6" w:space="5" w:color="auto"/>
      </w:pBdr>
      <w:spacing w:before="240"/>
      <w:ind w:left="1134"/>
    </w:pPr>
    <w:rPr>
      <w:sz w:val="22"/>
      <w:szCs w:val="24"/>
    </w:rPr>
  </w:style>
  <w:style w:type="paragraph" w:customStyle="1" w:styleId="BoxHeadBold">
    <w:name w:val="BoxHeadBold"/>
    <w:aliases w:val="bhb"/>
    <w:basedOn w:val="BoxText"/>
    <w:next w:val="BoxText"/>
    <w:rsid w:val="00EE00C0"/>
    <w:rPr>
      <w:b/>
    </w:rPr>
  </w:style>
  <w:style w:type="paragraph" w:customStyle="1" w:styleId="BoxHeadItalic">
    <w:name w:val="BoxHeadItalic"/>
    <w:aliases w:val="bhi"/>
    <w:basedOn w:val="BoxHeadBold"/>
    <w:next w:val="Normal"/>
    <w:rsid w:val="00EE00C0"/>
    <w:rPr>
      <w:b w:val="0"/>
      <w:i/>
    </w:rPr>
  </w:style>
  <w:style w:type="paragraph" w:customStyle="1" w:styleId="BoxList">
    <w:name w:val="BoxList"/>
    <w:aliases w:val="bl"/>
    <w:basedOn w:val="BoxText"/>
    <w:rsid w:val="00EE00C0"/>
    <w:pPr>
      <w:ind w:left="1559" w:hanging="425"/>
    </w:pPr>
  </w:style>
  <w:style w:type="paragraph" w:customStyle="1" w:styleId="BoxNote">
    <w:name w:val="BoxNote"/>
    <w:aliases w:val="bn"/>
    <w:basedOn w:val="BoxText"/>
    <w:rsid w:val="00EE00C0"/>
    <w:pPr>
      <w:tabs>
        <w:tab w:val="left" w:pos="1985"/>
      </w:tabs>
      <w:spacing w:before="122" w:line="198" w:lineRule="exact"/>
      <w:ind w:left="2948" w:hanging="1814"/>
    </w:pPr>
    <w:rPr>
      <w:sz w:val="18"/>
    </w:rPr>
  </w:style>
  <w:style w:type="paragraph" w:customStyle="1" w:styleId="BoxPara">
    <w:name w:val="BoxPara"/>
    <w:aliases w:val="bp"/>
    <w:basedOn w:val="BoxText"/>
    <w:rsid w:val="00EE00C0"/>
    <w:pPr>
      <w:tabs>
        <w:tab w:val="right" w:pos="2268"/>
      </w:tabs>
      <w:ind w:left="2552" w:hanging="1418"/>
    </w:pPr>
  </w:style>
  <w:style w:type="paragraph" w:customStyle="1" w:styleId="BoxStep">
    <w:name w:val="BoxStep"/>
    <w:aliases w:val="bs"/>
    <w:basedOn w:val="BoxText"/>
    <w:rsid w:val="00EE00C0"/>
    <w:pPr>
      <w:ind w:left="1985" w:hanging="851"/>
    </w:pPr>
  </w:style>
  <w:style w:type="paragraph" w:styleId="Caption">
    <w:name w:val="caption"/>
    <w:next w:val="Normal"/>
    <w:qFormat/>
    <w:rsid w:val="00EE00C0"/>
    <w:pPr>
      <w:spacing w:before="120" w:after="120"/>
    </w:pPr>
    <w:rPr>
      <w:b/>
      <w:bCs/>
    </w:rPr>
  </w:style>
  <w:style w:type="character" w:customStyle="1" w:styleId="CharAmPartNo">
    <w:name w:val="CharAmPartNo"/>
    <w:basedOn w:val="DefaultParagraphFont"/>
    <w:rsid w:val="00EE00C0"/>
  </w:style>
  <w:style w:type="character" w:customStyle="1" w:styleId="CharAmPartText">
    <w:name w:val="CharAmPartText"/>
    <w:basedOn w:val="DefaultParagraphFont"/>
    <w:rsid w:val="00EE00C0"/>
  </w:style>
  <w:style w:type="character" w:customStyle="1" w:styleId="CharAmSchNo">
    <w:name w:val="CharAmSchNo"/>
    <w:basedOn w:val="DefaultParagraphFont"/>
    <w:rsid w:val="00EE00C0"/>
  </w:style>
  <w:style w:type="character" w:customStyle="1" w:styleId="CharAmSchText">
    <w:name w:val="CharAmSchText"/>
    <w:basedOn w:val="DefaultParagraphFont"/>
    <w:rsid w:val="00EE00C0"/>
  </w:style>
  <w:style w:type="character" w:customStyle="1" w:styleId="CharBoldItalic">
    <w:name w:val="CharBoldItalic"/>
    <w:basedOn w:val="DefaultParagraphFont"/>
    <w:rsid w:val="00EE00C0"/>
    <w:rPr>
      <w:b/>
      <w:i/>
    </w:rPr>
  </w:style>
  <w:style w:type="character" w:customStyle="1" w:styleId="CharChapNo">
    <w:name w:val="CharChapNo"/>
    <w:basedOn w:val="DefaultParagraphFont"/>
    <w:rsid w:val="00EE00C0"/>
  </w:style>
  <w:style w:type="character" w:customStyle="1" w:styleId="CharChapText">
    <w:name w:val="CharChapText"/>
    <w:basedOn w:val="DefaultParagraphFont"/>
    <w:rsid w:val="00EE00C0"/>
  </w:style>
  <w:style w:type="character" w:customStyle="1" w:styleId="CharDivNo">
    <w:name w:val="CharDivNo"/>
    <w:basedOn w:val="DefaultParagraphFont"/>
    <w:rsid w:val="00EE00C0"/>
  </w:style>
  <w:style w:type="character" w:customStyle="1" w:styleId="CharDivText">
    <w:name w:val="CharDivText"/>
    <w:basedOn w:val="DefaultParagraphFont"/>
    <w:rsid w:val="00EE00C0"/>
  </w:style>
  <w:style w:type="character" w:customStyle="1" w:styleId="CharItalic">
    <w:name w:val="CharItalic"/>
    <w:basedOn w:val="DefaultParagraphFont"/>
    <w:rsid w:val="00EE00C0"/>
    <w:rPr>
      <w:i/>
    </w:rPr>
  </w:style>
  <w:style w:type="character" w:customStyle="1" w:styleId="CharNotesItals">
    <w:name w:val="CharNotesItals"/>
    <w:basedOn w:val="DefaultParagraphFont"/>
    <w:rsid w:val="00EE00C0"/>
    <w:rPr>
      <w:i/>
    </w:rPr>
  </w:style>
  <w:style w:type="character" w:customStyle="1" w:styleId="CharNotesReg">
    <w:name w:val="CharNotesReg"/>
    <w:basedOn w:val="DefaultParagraphFont"/>
    <w:rsid w:val="00EE00C0"/>
  </w:style>
  <w:style w:type="character" w:customStyle="1" w:styleId="CharPartNo">
    <w:name w:val="CharPartNo"/>
    <w:basedOn w:val="DefaultParagraphFont"/>
    <w:rsid w:val="00EE00C0"/>
  </w:style>
  <w:style w:type="character" w:customStyle="1" w:styleId="CharPartText">
    <w:name w:val="CharPartText"/>
    <w:basedOn w:val="DefaultParagraphFont"/>
    <w:rsid w:val="00EE00C0"/>
  </w:style>
  <w:style w:type="character" w:customStyle="1" w:styleId="CharSectno">
    <w:name w:val="CharSectno"/>
    <w:basedOn w:val="DefaultParagraphFont"/>
    <w:rsid w:val="00EE00C0"/>
  </w:style>
  <w:style w:type="character" w:customStyle="1" w:styleId="CharSubdNo">
    <w:name w:val="CharSubdNo"/>
    <w:basedOn w:val="DefaultParagraphFont"/>
    <w:rsid w:val="00EE00C0"/>
  </w:style>
  <w:style w:type="character" w:customStyle="1" w:styleId="CharSubdText">
    <w:name w:val="CharSubdText"/>
    <w:basedOn w:val="DefaultParagraphFont"/>
    <w:rsid w:val="00EE00C0"/>
  </w:style>
  <w:style w:type="paragraph" w:styleId="Closing">
    <w:name w:val="Closing"/>
    <w:rsid w:val="00EE00C0"/>
    <w:pPr>
      <w:ind w:left="4252"/>
    </w:pPr>
    <w:rPr>
      <w:sz w:val="22"/>
      <w:szCs w:val="24"/>
    </w:rPr>
  </w:style>
  <w:style w:type="character" w:styleId="CommentReference">
    <w:name w:val="annotation reference"/>
    <w:basedOn w:val="DefaultParagraphFont"/>
    <w:rsid w:val="00EE00C0"/>
    <w:rPr>
      <w:sz w:val="16"/>
      <w:szCs w:val="16"/>
    </w:rPr>
  </w:style>
  <w:style w:type="paragraph" w:styleId="CommentText">
    <w:name w:val="annotation text"/>
    <w:rsid w:val="00EE00C0"/>
  </w:style>
  <w:style w:type="paragraph" w:styleId="CommentSubject">
    <w:name w:val="annotation subject"/>
    <w:next w:val="CommentText"/>
    <w:rsid w:val="00EE00C0"/>
    <w:rPr>
      <w:b/>
      <w:bCs/>
      <w:szCs w:val="24"/>
    </w:rPr>
  </w:style>
  <w:style w:type="paragraph" w:customStyle="1" w:styleId="Contents">
    <w:name w:val="Contents"/>
    <w:basedOn w:val="Normal"/>
    <w:next w:val="Normal"/>
    <w:rsid w:val="00EE00C0"/>
    <w:rPr>
      <w:sz w:val="36"/>
    </w:rPr>
  </w:style>
  <w:style w:type="paragraph" w:customStyle="1" w:styleId="CoverActNo">
    <w:name w:val="CoverActNo"/>
    <w:basedOn w:val="UpdateDate"/>
    <w:rsid w:val="00EE00C0"/>
    <w:rPr>
      <w:b/>
    </w:rPr>
  </w:style>
  <w:style w:type="paragraph" w:customStyle="1" w:styleId="CTHeading">
    <w:name w:val="CT Heading"/>
    <w:basedOn w:val="Heading8"/>
    <w:next w:val="Normal"/>
    <w:rsid w:val="00EE00C0"/>
    <w:rPr>
      <w:rFonts w:ascii="Times New Roman" w:hAnsi="Times New Roman"/>
      <w:sz w:val="20"/>
    </w:rPr>
  </w:style>
  <w:style w:type="paragraph" w:customStyle="1" w:styleId="notetext">
    <w:name w:val="note(text)"/>
    <w:aliases w:val="n"/>
    <w:rsid w:val="00EE00C0"/>
    <w:pPr>
      <w:spacing w:before="122" w:line="198" w:lineRule="exact"/>
      <w:ind w:left="1985" w:hanging="851"/>
    </w:pPr>
    <w:rPr>
      <w:sz w:val="18"/>
      <w:szCs w:val="24"/>
    </w:rPr>
  </w:style>
  <w:style w:type="paragraph" w:customStyle="1" w:styleId="notemargin">
    <w:name w:val="note(margin)"/>
    <w:aliases w:val="nm"/>
    <w:basedOn w:val="notetext"/>
    <w:rsid w:val="00EE00C0"/>
    <w:pPr>
      <w:tabs>
        <w:tab w:val="left" w:pos="709"/>
      </w:tabs>
      <w:ind w:left="709" w:hanging="709"/>
    </w:pPr>
  </w:style>
  <w:style w:type="paragraph" w:customStyle="1" w:styleId="CTNote">
    <w:name w:val="CT Note"/>
    <w:basedOn w:val="notemargin"/>
    <w:next w:val="CTHeading"/>
    <w:autoRedefine/>
    <w:rsid w:val="00EE00C0"/>
    <w:pPr>
      <w:ind w:left="0" w:firstLine="0"/>
    </w:pPr>
    <w:rPr>
      <w:i/>
    </w:rPr>
  </w:style>
  <w:style w:type="paragraph" w:customStyle="1" w:styleId="CTA-">
    <w:name w:val="CTA -"/>
    <w:next w:val="Normal"/>
    <w:rsid w:val="00EE00C0"/>
    <w:pPr>
      <w:spacing w:before="60" w:line="240" w:lineRule="atLeast"/>
      <w:ind w:left="85" w:hanging="85"/>
    </w:pPr>
    <w:rPr>
      <w:lang w:eastAsia="en-US"/>
    </w:rPr>
  </w:style>
  <w:style w:type="paragraph" w:customStyle="1" w:styleId="CTA--">
    <w:name w:val="CTA --"/>
    <w:next w:val="Normal"/>
    <w:rsid w:val="00EE00C0"/>
    <w:pPr>
      <w:spacing w:before="60" w:line="240" w:lineRule="atLeast"/>
      <w:ind w:left="142" w:hanging="142"/>
    </w:pPr>
    <w:rPr>
      <w:lang w:eastAsia="en-US"/>
    </w:rPr>
  </w:style>
  <w:style w:type="paragraph" w:customStyle="1" w:styleId="CTA---">
    <w:name w:val="CTA ---"/>
    <w:next w:val="Normal"/>
    <w:rsid w:val="00EE00C0"/>
    <w:pPr>
      <w:spacing w:before="60" w:line="240" w:lineRule="atLeast"/>
      <w:ind w:left="198" w:hanging="198"/>
    </w:pPr>
    <w:rPr>
      <w:lang w:eastAsia="en-US"/>
    </w:rPr>
  </w:style>
  <w:style w:type="paragraph" w:customStyle="1" w:styleId="CTA----">
    <w:name w:val="CTA ----"/>
    <w:next w:val="Normal"/>
    <w:rsid w:val="00EE00C0"/>
    <w:pPr>
      <w:spacing w:before="60" w:line="240" w:lineRule="atLeast"/>
      <w:ind w:left="255" w:hanging="255"/>
    </w:pPr>
  </w:style>
  <w:style w:type="paragraph" w:customStyle="1" w:styleId="CTA1a">
    <w:name w:val="CTA 1(a)"/>
    <w:basedOn w:val="CTA-"/>
    <w:rsid w:val="00EE00C0"/>
    <w:pPr>
      <w:tabs>
        <w:tab w:val="right" w:pos="414"/>
      </w:tabs>
      <w:spacing w:before="40"/>
      <w:ind w:left="674" w:hanging="674"/>
    </w:pPr>
  </w:style>
  <w:style w:type="paragraph" w:customStyle="1" w:styleId="CTA1ai">
    <w:name w:val="CTA 1(a)(i)"/>
    <w:basedOn w:val="CTA1a"/>
    <w:rsid w:val="00EE00C0"/>
    <w:pPr>
      <w:tabs>
        <w:tab w:val="clear" w:pos="414"/>
        <w:tab w:val="right" w:pos="1004"/>
      </w:tabs>
      <w:ind w:left="1254" w:hanging="1254"/>
    </w:pPr>
  </w:style>
  <w:style w:type="paragraph" w:customStyle="1" w:styleId="CTA2a">
    <w:name w:val="CTA 2(a)"/>
    <w:basedOn w:val="CTA--"/>
    <w:rsid w:val="00EE00C0"/>
    <w:pPr>
      <w:tabs>
        <w:tab w:val="right" w:pos="484"/>
      </w:tabs>
      <w:spacing w:before="40"/>
      <w:ind w:left="748" w:hanging="748"/>
    </w:pPr>
  </w:style>
  <w:style w:type="paragraph" w:customStyle="1" w:styleId="CTA2ai">
    <w:name w:val="CTA 2(a)(i)"/>
    <w:basedOn w:val="CTA2a"/>
    <w:rsid w:val="00EE00C0"/>
    <w:pPr>
      <w:tabs>
        <w:tab w:val="clear" w:pos="484"/>
        <w:tab w:val="right" w:pos="1086"/>
      </w:tabs>
      <w:ind w:left="1324" w:hanging="1324"/>
    </w:pPr>
  </w:style>
  <w:style w:type="paragraph" w:customStyle="1" w:styleId="CTA3a">
    <w:name w:val="CTA 3(a)"/>
    <w:basedOn w:val="CTA---"/>
    <w:rsid w:val="00EE00C0"/>
    <w:pPr>
      <w:tabs>
        <w:tab w:val="right" w:pos="554"/>
      </w:tabs>
      <w:spacing w:before="40"/>
      <w:ind w:left="806" w:hanging="806"/>
    </w:pPr>
  </w:style>
  <w:style w:type="paragraph" w:customStyle="1" w:styleId="CTA3ai">
    <w:name w:val="CTA 3(a)(i)"/>
    <w:basedOn w:val="CTA3a"/>
    <w:rsid w:val="00EE00C0"/>
    <w:pPr>
      <w:tabs>
        <w:tab w:val="clear" w:pos="554"/>
        <w:tab w:val="right" w:pos="1142"/>
      </w:tabs>
      <w:ind w:left="1361" w:hanging="1361"/>
    </w:pPr>
  </w:style>
  <w:style w:type="paragraph" w:customStyle="1" w:styleId="CTA4a">
    <w:name w:val="CTA 4(a)"/>
    <w:basedOn w:val="CTA----"/>
    <w:rsid w:val="00EE00C0"/>
    <w:pPr>
      <w:tabs>
        <w:tab w:val="right" w:pos="624"/>
      </w:tabs>
      <w:spacing w:before="40"/>
      <w:ind w:left="876" w:hanging="876"/>
    </w:pPr>
  </w:style>
  <w:style w:type="paragraph" w:customStyle="1" w:styleId="CTA4ai">
    <w:name w:val="CTA 4(a)(i)"/>
    <w:basedOn w:val="CTA4a"/>
    <w:rsid w:val="00EE00C0"/>
    <w:pPr>
      <w:tabs>
        <w:tab w:val="clear" w:pos="624"/>
        <w:tab w:val="right" w:pos="1212"/>
      </w:tabs>
      <w:ind w:left="1450" w:hanging="1450"/>
    </w:pPr>
  </w:style>
  <w:style w:type="paragraph" w:customStyle="1" w:styleId="CTACAPS">
    <w:name w:val="CTA CAPS"/>
    <w:basedOn w:val="Normal"/>
    <w:rsid w:val="00EE00C0"/>
    <w:pPr>
      <w:spacing w:before="60" w:line="240" w:lineRule="atLeast"/>
    </w:pPr>
    <w:rPr>
      <w:sz w:val="20"/>
    </w:rPr>
  </w:style>
  <w:style w:type="paragraph" w:customStyle="1" w:styleId="CTAright">
    <w:name w:val="CTA right"/>
    <w:basedOn w:val="Normal"/>
    <w:rsid w:val="00EE00C0"/>
    <w:pPr>
      <w:spacing w:before="60" w:line="240" w:lineRule="auto"/>
      <w:jc w:val="right"/>
    </w:pPr>
    <w:rPr>
      <w:sz w:val="20"/>
      <w:szCs w:val="20"/>
      <w:lang w:eastAsia="en-US"/>
    </w:rPr>
  </w:style>
  <w:style w:type="paragraph" w:styleId="Date">
    <w:name w:val="Date"/>
    <w:next w:val="Normal"/>
    <w:rsid w:val="00EE00C0"/>
    <w:rPr>
      <w:sz w:val="22"/>
      <w:szCs w:val="24"/>
    </w:rPr>
  </w:style>
  <w:style w:type="paragraph" w:customStyle="1" w:styleId="subsection">
    <w:name w:val="subsection"/>
    <w:aliases w:val="ss"/>
    <w:rsid w:val="00EE00C0"/>
    <w:pPr>
      <w:tabs>
        <w:tab w:val="right" w:pos="1021"/>
      </w:tabs>
      <w:spacing w:before="180"/>
      <w:ind w:left="1134" w:hanging="1134"/>
    </w:pPr>
    <w:rPr>
      <w:sz w:val="22"/>
      <w:szCs w:val="24"/>
    </w:rPr>
  </w:style>
  <w:style w:type="paragraph" w:customStyle="1" w:styleId="Definition">
    <w:name w:val="Definition"/>
    <w:aliases w:val="dd"/>
    <w:basedOn w:val="subsection"/>
    <w:rsid w:val="00EE00C0"/>
    <w:pPr>
      <w:tabs>
        <w:tab w:val="clear" w:pos="1021"/>
      </w:tabs>
      <w:ind w:firstLine="0"/>
    </w:pPr>
  </w:style>
  <w:style w:type="paragraph" w:styleId="DocumentMap">
    <w:name w:val="Document Map"/>
    <w:rsid w:val="00EE00C0"/>
    <w:pPr>
      <w:shd w:val="clear" w:color="auto" w:fill="000080"/>
    </w:pPr>
    <w:rPr>
      <w:rFonts w:ascii="Tahoma" w:hAnsi="Tahoma" w:cs="Tahoma"/>
      <w:sz w:val="22"/>
      <w:szCs w:val="24"/>
    </w:rPr>
  </w:style>
  <w:style w:type="paragraph" w:styleId="E-mailSignature">
    <w:name w:val="E-mail Signature"/>
    <w:rsid w:val="00EE00C0"/>
    <w:rPr>
      <w:sz w:val="22"/>
      <w:szCs w:val="24"/>
    </w:rPr>
  </w:style>
  <w:style w:type="character" w:styleId="Emphasis">
    <w:name w:val="Emphasis"/>
    <w:basedOn w:val="DefaultParagraphFont"/>
    <w:qFormat/>
    <w:rsid w:val="00EE00C0"/>
    <w:rPr>
      <w:i/>
      <w:iCs/>
    </w:rPr>
  </w:style>
  <w:style w:type="paragraph" w:customStyle="1" w:styleId="EndNote">
    <w:name w:val="EndNote"/>
    <w:basedOn w:val="Normal"/>
    <w:link w:val="EndNoteChar"/>
    <w:rsid w:val="00EE00C0"/>
    <w:pPr>
      <w:spacing w:before="180"/>
    </w:pPr>
  </w:style>
  <w:style w:type="character" w:styleId="EndnoteReference">
    <w:name w:val="endnote reference"/>
    <w:basedOn w:val="DefaultParagraphFont"/>
    <w:rsid w:val="00EE00C0"/>
    <w:rPr>
      <w:vertAlign w:val="superscript"/>
    </w:rPr>
  </w:style>
  <w:style w:type="paragraph" w:styleId="EndnoteText">
    <w:name w:val="endnote text"/>
    <w:rsid w:val="00EE00C0"/>
  </w:style>
  <w:style w:type="paragraph" w:customStyle="1" w:styleId="ENoteNo">
    <w:name w:val="ENoteNo"/>
    <w:basedOn w:val="Normal"/>
    <w:rsid w:val="00EE00C0"/>
    <w:pPr>
      <w:spacing w:before="120" w:after="120"/>
      <w:ind w:left="1134" w:hanging="1134"/>
    </w:pPr>
    <w:rPr>
      <w:rFonts w:ascii="Arial" w:hAnsi="Arial"/>
      <w:b/>
      <w:sz w:val="24"/>
    </w:rPr>
  </w:style>
  <w:style w:type="paragraph" w:styleId="EnvelopeAddress">
    <w:name w:val="envelope address"/>
    <w:rsid w:val="00EE00C0"/>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EE00C0"/>
    <w:rPr>
      <w:rFonts w:ascii="Arial" w:hAnsi="Arial" w:cs="Arial"/>
    </w:rPr>
  </w:style>
  <w:style w:type="paragraph" w:customStyle="1" w:styleId="ETAsubitem">
    <w:name w:val="ETA(subitem)"/>
    <w:rsid w:val="00EE00C0"/>
    <w:pPr>
      <w:tabs>
        <w:tab w:val="right" w:pos="340"/>
      </w:tabs>
      <w:spacing w:before="60"/>
      <w:ind w:left="454" w:hanging="454"/>
    </w:pPr>
    <w:rPr>
      <w:szCs w:val="24"/>
    </w:rPr>
  </w:style>
  <w:style w:type="paragraph" w:customStyle="1" w:styleId="ETApara">
    <w:name w:val="ETA(para)"/>
    <w:basedOn w:val="ETAsubitem"/>
    <w:rsid w:val="00EE00C0"/>
    <w:pPr>
      <w:tabs>
        <w:tab w:val="clear" w:pos="340"/>
        <w:tab w:val="right" w:pos="753"/>
      </w:tabs>
      <w:ind w:left="828" w:hanging="828"/>
    </w:pPr>
  </w:style>
  <w:style w:type="paragraph" w:customStyle="1" w:styleId="ETAsubpara">
    <w:name w:val="ETA(subpara)"/>
    <w:basedOn w:val="ETAsubitem"/>
    <w:rsid w:val="00EE00C0"/>
    <w:pPr>
      <w:tabs>
        <w:tab w:val="clear" w:pos="340"/>
        <w:tab w:val="right" w:pos="1083"/>
      </w:tabs>
      <w:ind w:left="1193" w:hanging="1193"/>
    </w:pPr>
  </w:style>
  <w:style w:type="paragraph" w:customStyle="1" w:styleId="ETAsub-subpara">
    <w:name w:val="ETA(sub-subpara)"/>
    <w:basedOn w:val="ETAsubpara"/>
    <w:rsid w:val="00EE00C0"/>
    <w:pPr>
      <w:tabs>
        <w:tab w:val="clear" w:pos="1083"/>
        <w:tab w:val="right" w:pos="1413"/>
      </w:tabs>
      <w:ind w:left="1523" w:hanging="1523"/>
    </w:pPr>
  </w:style>
  <w:style w:type="character" w:styleId="FollowedHyperlink">
    <w:name w:val="FollowedHyperlink"/>
    <w:basedOn w:val="DefaultParagraphFont"/>
    <w:rsid w:val="00EE00C0"/>
    <w:rPr>
      <w:color w:val="800080"/>
      <w:u w:val="single"/>
    </w:rPr>
  </w:style>
  <w:style w:type="paragraph" w:styleId="Footer">
    <w:name w:val="footer"/>
    <w:rsid w:val="00EE00C0"/>
    <w:pPr>
      <w:tabs>
        <w:tab w:val="center" w:pos="4153"/>
        <w:tab w:val="right" w:pos="8306"/>
      </w:tabs>
    </w:pPr>
    <w:rPr>
      <w:sz w:val="22"/>
      <w:szCs w:val="24"/>
    </w:rPr>
  </w:style>
  <w:style w:type="character" w:styleId="FootnoteReference">
    <w:name w:val="footnote reference"/>
    <w:basedOn w:val="DefaultParagraphFont"/>
    <w:rsid w:val="00EE00C0"/>
    <w:rPr>
      <w:vertAlign w:val="superscript"/>
    </w:rPr>
  </w:style>
  <w:style w:type="paragraph" w:styleId="FootnoteText">
    <w:name w:val="footnote text"/>
    <w:rsid w:val="00EE00C0"/>
  </w:style>
  <w:style w:type="paragraph" w:customStyle="1" w:styleId="Formula">
    <w:name w:val="Formula"/>
    <w:rsid w:val="00EE00C0"/>
    <w:pPr>
      <w:ind w:left="1134"/>
    </w:pPr>
    <w:rPr>
      <w:szCs w:val="24"/>
    </w:rPr>
  </w:style>
  <w:style w:type="paragraph" w:styleId="Header">
    <w:name w:val="header"/>
    <w:rsid w:val="00EE00C0"/>
    <w:pPr>
      <w:keepNext/>
      <w:keepLines/>
      <w:tabs>
        <w:tab w:val="center" w:pos="4153"/>
        <w:tab w:val="right" w:pos="8306"/>
      </w:tabs>
      <w:spacing w:line="160" w:lineRule="exact"/>
    </w:pPr>
    <w:rPr>
      <w:sz w:val="16"/>
      <w:szCs w:val="24"/>
    </w:rPr>
  </w:style>
  <w:style w:type="paragraph" w:customStyle="1" w:styleId="Headerpartodd">
    <w:name w:val="Header.part.odd"/>
    <w:basedOn w:val="Normal"/>
    <w:rsid w:val="00EE00C0"/>
    <w:pPr>
      <w:keepNext/>
    </w:pPr>
    <w:rPr>
      <w:sz w:val="20"/>
    </w:rPr>
  </w:style>
  <w:style w:type="paragraph" w:customStyle="1" w:styleId="House">
    <w:name w:val="House"/>
    <w:rsid w:val="00EE00C0"/>
    <w:rPr>
      <w:sz w:val="28"/>
      <w:szCs w:val="24"/>
    </w:rPr>
  </w:style>
  <w:style w:type="character" w:styleId="HTMLAcronym">
    <w:name w:val="HTML Acronym"/>
    <w:basedOn w:val="DefaultParagraphFont"/>
    <w:rsid w:val="00EE00C0"/>
  </w:style>
  <w:style w:type="paragraph" w:styleId="HTMLAddress">
    <w:name w:val="HTML Address"/>
    <w:rsid w:val="00EE00C0"/>
    <w:rPr>
      <w:i/>
      <w:iCs/>
      <w:sz w:val="22"/>
      <w:szCs w:val="24"/>
    </w:rPr>
  </w:style>
  <w:style w:type="character" w:styleId="HTMLCite">
    <w:name w:val="HTML Cite"/>
    <w:basedOn w:val="DefaultParagraphFont"/>
    <w:rsid w:val="00EE00C0"/>
    <w:rPr>
      <w:i/>
      <w:iCs/>
    </w:rPr>
  </w:style>
  <w:style w:type="character" w:styleId="HTMLCode">
    <w:name w:val="HTML Code"/>
    <w:basedOn w:val="DefaultParagraphFont"/>
    <w:rsid w:val="00EE00C0"/>
    <w:rPr>
      <w:rFonts w:ascii="Courier New" w:hAnsi="Courier New" w:cs="Courier New"/>
      <w:sz w:val="20"/>
      <w:szCs w:val="20"/>
    </w:rPr>
  </w:style>
  <w:style w:type="character" w:styleId="HTMLDefinition">
    <w:name w:val="HTML Definition"/>
    <w:basedOn w:val="DefaultParagraphFont"/>
    <w:rsid w:val="00EE00C0"/>
    <w:rPr>
      <w:i/>
      <w:iCs/>
    </w:rPr>
  </w:style>
  <w:style w:type="character" w:styleId="HTMLKeyboard">
    <w:name w:val="HTML Keyboard"/>
    <w:basedOn w:val="DefaultParagraphFont"/>
    <w:rsid w:val="00EE00C0"/>
    <w:rPr>
      <w:rFonts w:ascii="Courier New" w:hAnsi="Courier New" w:cs="Courier New"/>
      <w:sz w:val="20"/>
      <w:szCs w:val="20"/>
    </w:rPr>
  </w:style>
  <w:style w:type="paragraph" w:styleId="HTMLPreformatted">
    <w:name w:val="HTML Preformatted"/>
    <w:rsid w:val="00EE00C0"/>
    <w:rPr>
      <w:rFonts w:ascii="Courier New" w:hAnsi="Courier New" w:cs="Courier New"/>
    </w:rPr>
  </w:style>
  <w:style w:type="character" w:styleId="HTMLSample">
    <w:name w:val="HTML Sample"/>
    <w:basedOn w:val="DefaultParagraphFont"/>
    <w:rsid w:val="00EE00C0"/>
    <w:rPr>
      <w:rFonts w:ascii="Courier New" w:hAnsi="Courier New" w:cs="Courier New"/>
    </w:rPr>
  </w:style>
  <w:style w:type="character" w:styleId="HTMLTypewriter">
    <w:name w:val="HTML Typewriter"/>
    <w:basedOn w:val="DefaultParagraphFont"/>
    <w:rsid w:val="00EE00C0"/>
    <w:rPr>
      <w:rFonts w:ascii="Courier New" w:hAnsi="Courier New" w:cs="Courier New"/>
      <w:sz w:val="20"/>
      <w:szCs w:val="20"/>
    </w:rPr>
  </w:style>
  <w:style w:type="character" w:styleId="HTMLVariable">
    <w:name w:val="HTML Variable"/>
    <w:basedOn w:val="DefaultParagraphFont"/>
    <w:rsid w:val="00EE00C0"/>
    <w:rPr>
      <w:i/>
      <w:iCs/>
    </w:rPr>
  </w:style>
  <w:style w:type="character" w:styleId="Hyperlink">
    <w:name w:val="Hyperlink"/>
    <w:basedOn w:val="DefaultParagraphFont"/>
    <w:rsid w:val="00EE00C0"/>
    <w:rPr>
      <w:color w:val="0000FF"/>
      <w:u w:val="single"/>
    </w:rPr>
  </w:style>
  <w:style w:type="paragraph" w:styleId="Index1">
    <w:name w:val="index 1"/>
    <w:next w:val="Normal"/>
    <w:rsid w:val="00EE00C0"/>
    <w:pPr>
      <w:ind w:left="220" w:hanging="220"/>
    </w:pPr>
    <w:rPr>
      <w:sz w:val="22"/>
      <w:szCs w:val="24"/>
    </w:rPr>
  </w:style>
  <w:style w:type="paragraph" w:styleId="Index2">
    <w:name w:val="index 2"/>
    <w:next w:val="Normal"/>
    <w:rsid w:val="00EE00C0"/>
    <w:pPr>
      <w:ind w:left="440" w:hanging="220"/>
    </w:pPr>
    <w:rPr>
      <w:sz w:val="22"/>
      <w:szCs w:val="24"/>
    </w:rPr>
  </w:style>
  <w:style w:type="paragraph" w:styleId="Index3">
    <w:name w:val="index 3"/>
    <w:next w:val="Normal"/>
    <w:rsid w:val="00EE00C0"/>
    <w:pPr>
      <w:ind w:left="660" w:hanging="220"/>
    </w:pPr>
    <w:rPr>
      <w:sz w:val="22"/>
      <w:szCs w:val="24"/>
    </w:rPr>
  </w:style>
  <w:style w:type="paragraph" w:styleId="Index4">
    <w:name w:val="index 4"/>
    <w:next w:val="Normal"/>
    <w:rsid w:val="00EE00C0"/>
    <w:pPr>
      <w:ind w:left="880" w:hanging="220"/>
    </w:pPr>
    <w:rPr>
      <w:sz w:val="22"/>
      <w:szCs w:val="24"/>
    </w:rPr>
  </w:style>
  <w:style w:type="paragraph" w:styleId="Index5">
    <w:name w:val="index 5"/>
    <w:next w:val="Normal"/>
    <w:rsid w:val="00EE00C0"/>
    <w:pPr>
      <w:ind w:left="1100" w:hanging="220"/>
    </w:pPr>
    <w:rPr>
      <w:sz w:val="22"/>
      <w:szCs w:val="24"/>
    </w:rPr>
  </w:style>
  <w:style w:type="paragraph" w:styleId="Index6">
    <w:name w:val="index 6"/>
    <w:next w:val="Normal"/>
    <w:rsid w:val="00EE00C0"/>
    <w:pPr>
      <w:ind w:left="1320" w:hanging="220"/>
    </w:pPr>
    <w:rPr>
      <w:sz w:val="22"/>
      <w:szCs w:val="24"/>
    </w:rPr>
  </w:style>
  <w:style w:type="paragraph" w:styleId="Index7">
    <w:name w:val="index 7"/>
    <w:next w:val="Normal"/>
    <w:rsid w:val="00EE00C0"/>
    <w:pPr>
      <w:ind w:left="1540" w:hanging="220"/>
    </w:pPr>
    <w:rPr>
      <w:sz w:val="22"/>
      <w:szCs w:val="24"/>
    </w:rPr>
  </w:style>
  <w:style w:type="paragraph" w:styleId="Index8">
    <w:name w:val="index 8"/>
    <w:next w:val="Normal"/>
    <w:rsid w:val="00EE00C0"/>
    <w:pPr>
      <w:ind w:left="1760" w:hanging="220"/>
    </w:pPr>
    <w:rPr>
      <w:sz w:val="22"/>
      <w:szCs w:val="24"/>
    </w:rPr>
  </w:style>
  <w:style w:type="paragraph" w:styleId="Index9">
    <w:name w:val="index 9"/>
    <w:next w:val="Normal"/>
    <w:rsid w:val="00EE00C0"/>
    <w:pPr>
      <w:ind w:left="1980" w:hanging="220"/>
    </w:pPr>
    <w:rPr>
      <w:sz w:val="22"/>
      <w:szCs w:val="24"/>
    </w:rPr>
  </w:style>
  <w:style w:type="paragraph" w:styleId="IndexHeading">
    <w:name w:val="index heading"/>
    <w:next w:val="Index1"/>
    <w:rsid w:val="00EE00C0"/>
    <w:rPr>
      <w:rFonts w:ascii="Arial" w:hAnsi="Arial" w:cs="Arial"/>
      <w:b/>
      <w:bCs/>
      <w:sz w:val="22"/>
      <w:szCs w:val="24"/>
    </w:rPr>
  </w:style>
  <w:style w:type="paragraph" w:customStyle="1" w:styleId="Item">
    <w:name w:val="Item"/>
    <w:aliases w:val="i"/>
    <w:basedOn w:val="subsection"/>
    <w:next w:val="Normal"/>
    <w:rsid w:val="00EE00C0"/>
    <w:pPr>
      <w:keepLines/>
      <w:tabs>
        <w:tab w:val="clear" w:pos="1021"/>
      </w:tabs>
      <w:spacing w:before="80"/>
      <w:ind w:left="709" w:firstLine="0"/>
    </w:pPr>
  </w:style>
  <w:style w:type="paragraph" w:customStyle="1" w:styleId="ItemHead">
    <w:name w:val="ItemHead"/>
    <w:aliases w:val="ih"/>
    <w:basedOn w:val="Heading1"/>
    <w:next w:val="Item"/>
    <w:rsid w:val="00EE00C0"/>
    <w:pPr>
      <w:keepNext w:val="0"/>
      <w:spacing w:before="220"/>
      <w:ind w:left="709" w:hanging="709"/>
      <w:outlineLvl w:val="9"/>
    </w:pPr>
    <w:rPr>
      <w:rFonts w:ascii="Arial" w:hAnsi="Arial" w:cs="Arial"/>
      <w:sz w:val="24"/>
    </w:rPr>
  </w:style>
  <w:style w:type="character" w:styleId="LineNumber">
    <w:name w:val="line number"/>
    <w:basedOn w:val="DefaultParagraphFont"/>
    <w:rsid w:val="00EE00C0"/>
    <w:rPr>
      <w:sz w:val="16"/>
    </w:rPr>
  </w:style>
  <w:style w:type="paragraph" w:styleId="List">
    <w:name w:val="List"/>
    <w:rsid w:val="00EE00C0"/>
    <w:pPr>
      <w:ind w:left="283" w:hanging="283"/>
    </w:pPr>
    <w:rPr>
      <w:sz w:val="22"/>
      <w:szCs w:val="24"/>
    </w:rPr>
  </w:style>
  <w:style w:type="paragraph" w:styleId="List2">
    <w:name w:val="List 2"/>
    <w:rsid w:val="00EE00C0"/>
    <w:pPr>
      <w:ind w:left="566" w:hanging="283"/>
    </w:pPr>
    <w:rPr>
      <w:sz w:val="22"/>
      <w:szCs w:val="24"/>
    </w:rPr>
  </w:style>
  <w:style w:type="paragraph" w:styleId="List3">
    <w:name w:val="List 3"/>
    <w:rsid w:val="00EE00C0"/>
    <w:pPr>
      <w:ind w:left="849" w:hanging="283"/>
    </w:pPr>
    <w:rPr>
      <w:sz w:val="22"/>
      <w:szCs w:val="24"/>
    </w:rPr>
  </w:style>
  <w:style w:type="paragraph" w:styleId="List4">
    <w:name w:val="List 4"/>
    <w:rsid w:val="00EE00C0"/>
    <w:pPr>
      <w:ind w:left="1132" w:hanging="283"/>
    </w:pPr>
    <w:rPr>
      <w:sz w:val="22"/>
      <w:szCs w:val="24"/>
    </w:rPr>
  </w:style>
  <w:style w:type="paragraph" w:styleId="List5">
    <w:name w:val="List 5"/>
    <w:rsid w:val="00EE00C0"/>
    <w:pPr>
      <w:ind w:left="1415" w:hanging="283"/>
    </w:pPr>
    <w:rPr>
      <w:sz w:val="22"/>
      <w:szCs w:val="24"/>
    </w:rPr>
  </w:style>
  <w:style w:type="paragraph" w:styleId="ListBullet">
    <w:name w:val="List Bullet"/>
    <w:rsid w:val="00EE00C0"/>
    <w:pPr>
      <w:numPr>
        <w:numId w:val="7"/>
      </w:numPr>
      <w:tabs>
        <w:tab w:val="clear" w:pos="360"/>
        <w:tab w:val="num" w:pos="2989"/>
      </w:tabs>
      <w:ind w:left="1225" w:firstLine="1043"/>
    </w:pPr>
    <w:rPr>
      <w:sz w:val="22"/>
      <w:szCs w:val="24"/>
    </w:rPr>
  </w:style>
  <w:style w:type="paragraph" w:styleId="ListBullet2">
    <w:name w:val="List Bullet 2"/>
    <w:rsid w:val="00EE00C0"/>
    <w:pPr>
      <w:numPr>
        <w:numId w:val="9"/>
      </w:numPr>
      <w:tabs>
        <w:tab w:val="clear" w:pos="643"/>
        <w:tab w:val="num" w:pos="360"/>
      </w:tabs>
      <w:ind w:left="360"/>
    </w:pPr>
    <w:rPr>
      <w:sz w:val="22"/>
      <w:szCs w:val="24"/>
    </w:rPr>
  </w:style>
  <w:style w:type="paragraph" w:styleId="ListBullet3">
    <w:name w:val="List Bullet 3"/>
    <w:rsid w:val="00EE00C0"/>
    <w:pPr>
      <w:numPr>
        <w:numId w:val="11"/>
      </w:numPr>
      <w:tabs>
        <w:tab w:val="clear" w:pos="926"/>
        <w:tab w:val="num" w:pos="360"/>
      </w:tabs>
      <w:ind w:left="360"/>
    </w:pPr>
    <w:rPr>
      <w:sz w:val="22"/>
      <w:szCs w:val="24"/>
    </w:rPr>
  </w:style>
  <w:style w:type="paragraph" w:styleId="ListBullet4">
    <w:name w:val="List Bullet 4"/>
    <w:rsid w:val="00EE00C0"/>
    <w:pPr>
      <w:numPr>
        <w:numId w:val="13"/>
      </w:numPr>
      <w:tabs>
        <w:tab w:val="clear" w:pos="1209"/>
        <w:tab w:val="num" w:pos="926"/>
      </w:tabs>
      <w:ind w:left="926"/>
    </w:pPr>
    <w:rPr>
      <w:sz w:val="22"/>
      <w:szCs w:val="24"/>
    </w:rPr>
  </w:style>
  <w:style w:type="paragraph" w:styleId="ListBullet5">
    <w:name w:val="List Bullet 5"/>
    <w:rsid w:val="00EE00C0"/>
    <w:pPr>
      <w:numPr>
        <w:numId w:val="15"/>
      </w:numPr>
    </w:pPr>
    <w:rPr>
      <w:sz w:val="22"/>
      <w:szCs w:val="24"/>
    </w:rPr>
  </w:style>
  <w:style w:type="paragraph" w:styleId="ListContinue">
    <w:name w:val="List Continue"/>
    <w:rsid w:val="00EE00C0"/>
    <w:pPr>
      <w:spacing w:after="120"/>
      <w:ind w:left="283"/>
    </w:pPr>
    <w:rPr>
      <w:sz w:val="22"/>
      <w:szCs w:val="24"/>
    </w:rPr>
  </w:style>
  <w:style w:type="paragraph" w:styleId="ListContinue2">
    <w:name w:val="List Continue 2"/>
    <w:rsid w:val="00EE00C0"/>
    <w:pPr>
      <w:spacing w:after="120"/>
      <w:ind w:left="566"/>
    </w:pPr>
    <w:rPr>
      <w:sz w:val="22"/>
      <w:szCs w:val="24"/>
    </w:rPr>
  </w:style>
  <w:style w:type="paragraph" w:styleId="ListContinue3">
    <w:name w:val="List Continue 3"/>
    <w:rsid w:val="00EE00C0"/>
    <w:pPr>
      <w:spacing w:after="120"/>
      <w:ind w:left="849"/>
    </w:pPr>
    <w:rPr>
      <w:sz w:val="22"/>
      <w:szCs w:val="24"/>
    </w:rPr>
  </w:style>
  <w:style w:type="paragraph" w:styleId="ListContinue4">
    <w:name w:val="List Continue 4"/>
    <w:rsid w:val="00EE00C0"/>
    <w:pPr>
      <w:spacing w:after="120"/>
      <w:ind w:left="1132"/>
    </w:pPr>
    <w:rPr>
      <w:sz w:val="22"/>
      <w:szCs w:val="24"/>
    </w:rPr>
  </w:style>
  <w:style w:type="paragraph" w:styleId="ListContinue5">
    <w:name w:val="List Continue 5"/>
    <w:rsid w:val="00EE00C0"/>
    <w:pPr>
      <w:spacing w:after="120"/>
      <w:ind w:left="1415"/>
    </w:pPr>
    <w:rPr>
      <w:sz w:val="22"/>
      <w:szCs w:val="24"/>
    </w:rPr>
  </w:style>
  <w:style w:type="paragraph" w:styleId="ListNumber">
    <w:name w:val="List Number"/>
    <w:rsid w:val="00EE00C0"/>
    <w:pPr>
      <w:numPr>
        <w:numId w:val="17"/>
      </w:numPr>
      <w:tabs>
        <w:tab w:val="clear" w:pos="360"/>
        <w:tab w:val="num" w:pos="4242"/>
      </w:tabs>
      <w:ind w:left="3521" w:hanging="1043"/>
    </w:pPr>
    <w:rPr>
      <w:sz w:val="22"/>
      <w:szCs w:val="24"/>
    </w:rPr>
  </w:style>
  <w:style w:type="paragraph" w:styleId="ListNumber2">
    <w:name w:val="List Number 2"/>
    <w:rsid w:val="00EE00C0"/>
    <w:pPr>
      <w:numPr>
        <w:numId w:val="19"/>
      </w:numPr>
      <w:tabs>
        <w:tab w:val="clear" w:pos="643"/>
        <w:tab w:val="num" w:pos="360"/>
      </w:tabs>
      <w:ind w:left="360"/>
    </w:pPr>
    <w:rPr>
      <w:sz w:val="22"/>
      <w:szCs w:val="24"/>
    </w:rPr>
  </w:style>
  <w:style w:type="paragraph" w:styleId="ListNumber3">
    <w:name w:val="List Number 3"/>
    <w:rsid w:val="00EE00C0"/>
    <w:pPr>
      <w:numPr>
        <w:numId w:val="21"/>
      </w:numPr>
      <w:tabs>
        <w:tab w:val="clear" w:pos="926"/>
        <w:tab w:val="num" w:pos="360"/>
      </w:tabs>
      <w:ind w:left="360"/>
    </w:pPr>
    <w:rPr>
      <w:sz w:val="22"/>
      <w:szCs w:val="24"/>
    </w:rPr>
  </w:style>
  <w:style w:type="paragraph" w:styleId="ListNumber4">
    <w:name w:val="List Number 4"/>
    <w:rsid w:val="00EE00C0"/>
    <w:pPr>
      <w:numPr>
        <w:numId w:val="23"/>
      </w:numPr>
      <w:tabs>
        <w:tab w:val="clear" w:pos="1209"/>
        <w:tab w:val="num" w:pos="360"/>
      </w:tabs>
      <w:ind w:left="360"/>
    </w:pPr>
    <w:rPr>
      <w:sz w:val="22"/>
      <w:szCs w:val="24"/>
    </w:rPr>
  </w:style>
  <w:style w:type="paragraph" w:styleId="ListNumber5">
    <w:name w:val="List Number 5"/>
    <w:rsid w:val="00EE00C0"/>
    <w:pPr>
      <w:numPr>
        <w:numId w:val="25"/>
      </w:numPr>
      <w:tabs>
        <w:tab w:val="clear" w:pos="1492"/>
        <w:tab w:val="num" w:pos="1440"/>
      </w:tabs>
      <w:ind w:left="0" w:firstLine="0"/>
    </w:pPr>
    <w:rPr>
      <w:sz w:val="22"/>
      <w:szCs w:val="24"/>
    </w:rPr>
  </w:style>
  <w:style w:type="paragraph" w:customStyle="1" w:styleId="LongT">
    <w:name w:val="LongT"/>
    <w:rsid w:val="00EE00C0"/>
    <w:rPr>
      <w:b/>
      <w:sz w:val="32"/>
      <w:szCs w:val="24"/>
    </w:rPr>
  </w:style>
  <w:style w:type="paragraph" w:styleId="MacroText">
    <w:name w:val="macro"/>
    <w:rsid w:val="00EE00C0"/>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customStyle="1" w:styleId="Mathtype">
    <w:name w:val="Mathtype"/>
    <w:basedOn w:val="Normal"/>
    <w:rsid w:val="00EE00C0"/>
  </w:style>
  <w:style w:type="paragraph" w:styleId="MessageHeader">
    <w:name w:val="Message Header"/>
    <w:rsid w:val="00EE00C0"/>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EE00C0"/>
    <w:rPr>
      <w:sz w:val="24"/>
      <w:szCs w:val="24"/>
    </w:rPr>
  </w:style>
  <w:style w:type="paragraph" w:styleId="NormalIndent">
    <w:name w:val="Normal Indent"/>
    <w:rsid w:val="00EE00C0"/>
    <w:pPr>
      <w:ind w:left="720"/>
    </w:pPr>
    <w:rPr>
      <w:sz w:val="22"/>
      <w:szCs w:val="24"/>
    </w:rPr>
  </w:style>
  <w:style w:type="paragraph" w:styleId="NoteHeading">
    <w:name w:val="Note Heading"/>
    <w:next w:val="Normal"/>
    <w:rsid w:val="00EE00C0"/>
    <w:rPr>
      <w:sz w:val="22"/>
      <w:szCs w:val="24"/>
    </w:rPr>
  </w:style>
  <w:style w:type="paragraph" w:customStyle="1" w:styleId="TableColHead">
    <w:name w:val="TableColHead"/>
    <w:basedOn w:val="Normal"/>
    <w:rsid w:val="00EE00C0"/>
    <w:pPr>
      <w:keepNext/>
      <w:spacing w:before="120" w:after="60" w:line="200" w:lineRule="exact"/>
    </w:pPr>
    <w:rPr>
      <w:rFonts w:ascii="Arial" w:hAnsi="Arial"/>
      <w:b/>
      <w:sz w:val="18"/>
      <w:lang w:eastAsia="en-US"/>
    </w:rPr>
  </w:style>
  <w:style w:type="paragraph" w:customStyle="1" w:styleId="notedraft">
    <w:name w:val="note(draft)"/>
    <w:aliases w:val="nd"/>
    <w:rsid w:val="00EE00C0"/>
    <w:pPr>
      <w:spacing w:before="240"/>
      <w:ind w:left="284" w:hanging="284"/>
    </w:pPr>
    <w:rPr>
      <w:i/>
      <w:sz w:val="24"/>
      <w:szCs w:val="24"/>
    </w:rPr>
  </w:style>
  <w:style w:type="paragraph" w:customStyle="1" w:styleId="notepara">
    <w:name w:val="note(para)"/>
    <w:aliases w:val="na"/>
    <w:basedOn w:val="notetext"/>
    <w:rsid w:val="00EE00C0"/>
    <w:pPr>
      <w:ind w:left="2353" w:hanging="709"/>
    </w:pPr>
  </w:style>
  <w:style w:type="paragraph" w:customStyle="1" w:styleId="noteParlAmend">
    <w:name w:val="note(ParlAmend)"/>
    <w:aliases w:val="npp"/>
    <w:next w:val="Normal"/>
    <w:rsid w:val="00EE00C0"/>
    <w:pPr>
      <w:jc w:val="right"/>
    </w:pPr>
    <w:rPr>
      <w:rFonts w:ascii="Arial" w:hAnsi="Arial" w:cs="Arial"/>
      <w:b/>
      <w:i/>
      <w:sz w:val="22"/>
      <w:szCs w:val="24"/>
    </w:rPr>
  </w:style>
  <w:style w:type="paragraph" w:customStyle="1" w:styleId="NotesSection">
    <w:name w:val="NotesSection"/>
    <w:basedOn w:val="Normal"/>
    <w:rsid w:val="00EE00C0"/>
    <w:pPr>
      <w:spacing w:before="240"/>
    </w:pPr>
    <w:rPr>
      <w:rFonts w:ascii="Arial" w:hAnsi="Arial"/>
      <w:b/>
      <w:sz w:val="28"/>
    </w:rPr>
  </w:style>
  <w:style w:type="character" w:styleId="PageNumber">
    <w:name w:val="page number"/>
    <w:basedOn w:val="DefaultParagraphFont"/>
    <w:rsid w:val="00EE00C0"/>
  </w:style>
  <w:style w:type="paragraph" w:customStyle="1" w:styleId="Page1">
    <w:name w:val="Page1"/>
    <w:basedOn w:val="Normal"/>
    <w:rsid w:val="00EE00C0"/>
    <w:pPr>
      <w:spacing w:before="400" w:line="240" w:lineRule="auto"/>
    </w:pPr>
    <w:rPr>
      <w:b/>
      <w:sz w:val="32"/>
    </w:rPr>
  </w:style>
  <w:style w:type="paragraph" w:customStyle="1" w:styleId="PageBreak">
    <w:name w:val="PageBreak"/>
    <w:aliases w:val="pb"/>
    <w:next w:val="Heading2"/>
    <w:rsid w:val="00EE00C0"/>
    <w:rPr>
      <w:sz w:val="10"/>
      <w:szCs w:val="24"/>
    </w:rPr>
  </w:style>
  <w:style w:type="paragraph" w:customStyle="1" w:styleId="parabullet">
    <w:name w:val="para bullet"/>
    <w:rsid w:val="00EE00C0"/>
    <w:pPr>
      <w:spacing w:before="240"/>
      <w:ind w:left="1843" w:hanging="284"/>
    </w:pPr>
    <w:rPr>
      <w:sz w:val="22"/>
      <w:szCs w:val="24"/>
    </w:rPr>
  </w:style>
  <w:style w:type="paragraph" w:customStyle="1" w:styleId="paragraph">
    <w:name w:val="paragraph"/>
    <w:aliases w:val="a"/>
    <w:rsid w:val="00EE00C0"/>
    <w:pPr>
      <w:tabs>
        <w:tab w:val="right" w:pos="1531"/>
      </w:tabs>
      <w:spacing w:before="40"/>
      <w:ind w:left="1644" w:hanging="1644"/>
    </w:pPr>
    <w:rPr>
      <w:sz w:val="22"/>
      <w:szCs w:val="24"/>
    </w:rPr>
  </w:style>
  <w:style w:type="paragraph" w:customStyle="1" w:styleId="paragraphsub">
    <w:name w:val="paragraph(sub)"/>
    <w:aliases w:val="aa"/>
    <w:basedOn w:val="paragraph"/>
    <w:rsid w:val="00EE00C0"/>
    <w:pPr>
      <w:tabs>
        <w:tab w:val="clear" w:pos="1531"/>
        <w:tab w:val="right" w:pos="1985"/>
      </w:tabs>
      <w:ind w:left="2098" w:hanging="2098"/>
    </w:pPr>
  </w:style>
  <w:style w:type="paragraph" w:customStyle="1" w:styleId="paragraphsub-sub">
    <w:name w:val="paragraph(sub-sub)"/>
    <w:aliases w:val="aaa"/>
    <w:basedOn w:val="paragraph"/>
    <w:rsid w:val="00EE00C0"/>
    <w:pPr>
      <w:tabs>
        <w:tab w:val="clear" w:pos="1531"/>
        <w:tab w:val="right" w:pos="2722"/>
      </w:tabs>
      <w:ind w:left="2835" w:hanging="2835"/>
    </w:pPr>
  </w:style>
  <w:style w:type="paragraph" w:customStyle="1" w:styleId="ParlAmend">
    <w:name w:val="ParlAmend"/>
    <w:aliases w:val="pp"/>
    <w:rsid w:val="00EE00C0"/>
    <w:pPr>
      <w:spacing w:before="240" w:line="240" w:lineRule="atLeast"/>
      <w:ind w:hanging="567"/>
    </w:pPr>
    <w:rPr>
      <w:sz w:val="24"/>
      <w:szCs w:val="24"/>
    </w:rPr>
  </w:style>
  <w:style w:type="paragraph" w:customStyle="1" w:styleId="Penalty">
    <w:name w:val="Penalty"/>
    <w:rsid w:val="00EE00C0"/>
    <w:pPr>
      <w:tabs>
        <w:tab w:val="left" w:pos="2977"/>
      </w:tabs>
      <w:spacing w:before="180"/>
      <w:ind w:left="1985" w:hanging="851"/>
    </w:pPr>
    <w:rPr>
      <w:sz w:val="22"/>
      <w:szCs w:val="24"/>
    </w:rPr>
  </w:style>
  <w:style w:type="paragraph" w:styleId="PlainText">
    <w:name w:val="Plain Text"/>
    <w:rsid w:val="00EE00C0"/>
    <w:rPr>
      <w:rFonts w:ascii="Courier New" w:hAnsi="Courier New" w:cs="Courier New"/>
      <w:sz w:val="22"/>
    </w:rPr>
  </w:style>
  <w:style w:type="paragraph" w:customStyle="1" w:styleId="Portfolio">
    <w:name w:val="Portfolio"/>
    <w:rsid w:val="00EE00C0"/>
    <w:rPr>
      <w:i/>
      <w:szCs w:val="24"/>
    </w:rPr>
  </w:style>
  <w:style w:type="paragraph" w:customStyle="1" w:styleId="Preamble">
    <w:name w:val="Preamble"/>
    <w:basedOn w:val="Heading5"/>
    <w:next w:val="Normal"/>
    <w:rsid w:val="00EE00C0"/>
    <w:pPr>
      <w:tabs>
        <w:tab w:val="center" w:pos="4513"/>
      </w:tabs>
      <w:outlineLvl w:val="9"/>
    </w:pPr>
    <w:rPr>
      <w:sz w:val="28"/>
    </w:rPr>
  </w:style>
  <w:style w:type="paragraph" w:customStyle="1" w:styleId="Reading">
    <w:name w:val="Reading"/>
    <w:rsid w:val="00EE00C0"/>
    <w:rPr>
      <w:i/>
      <w:szCs w:val="24"/>
    </w:rPr>
  </w:style>
  <w:style w:type="paragraph" w:customStyle="1" w:styleId="ReprintDate">
    <w:name w:val="ReprintDate"/>
    <w:basedOn w:val="Normal"/>
    <w:rsid w:val="00EE00C0"/>
    <w:pPr>
      <w:spacing w:before="240"/>
    </w:pPr>
    <w:rPr>
      <w:b/>
      <w:sz w:val="28"/>
    </w:rPr>
  </w:style>
  <w:style w:type="paragraph" w:styleId="Salutation">
    <w:name w:val="Salutation"/>
    <w:next w:val="Normal"/>
    <w:rsid w:val="00EE00C0"/>
    <w:rPr>
      <w:sz w:val="22"/>
      <w:szCs w:val="24"/>
    </w:rPr>
  </w:style>
  <w:style w:type="paragraph" w:customStyle="1" w:styleId="SectHead">
    <w:name w:val="SectHead"/>
    <w:basedOn w:val="Heading5"/>
    <w:rsid w:val="00EE00C0"/>
  </w:style>
  <w:style w:type="paragraph" w:customStyle="1" w:styleId="Session">
    <w:name w:val="Session"/>
    <w:rsid w:val="00EE00C0"/>
    <w:rPr>
      <w:sz w:val="28"/>
      <w:szCs w:val="24"/>
    </w:rPr>
  </w:style>
  <w:style w:type="paragraph" w:customStyle="1" w:styleId="ShortT">
    <w:name w:val="ShortT"/>
    <w:basedOn w:val="Normal"/>
    <w:next w:val="Normal"/>
    <w:rsid w:val="00EE00C0"/>
    <w:pPr>
      <w:spacing w:before="360"/>
    </w:pPr>
    <w:rPr>
      <w:rFonts w:ascii="Times" w:hAnsi="Times"/>
      <w:b/>
      <w:sz w:val="40"/>
      <w:szCs w:val="20"/>
    </w:rPr>
  </w:style>
  <w:style w:type="paragraph" w:styleId="Signature">
    <w:name w:val="Signature"/>
    <w:rsid w:val="00EE00C0"/>
    <w:pPr>
      <w:ind w:left="4252"/>
    </w:pPr>
    <w:rPr>
      <w:sz w:val="22"/>
      <w:szCs w:val="24"/>
    </w:rPr>
  </w:style>
  <w:style w:type="paragraph" w:customStyle="1" w:styleId="Specialih">
    <w:name w:val="Special ih"/>
    <w:basedOn w:val="ItemHead"/>
    <w:rsid w:val="00EE00C0"/>
  </w:style>
  <w:style w:type="paragraph" w:customStyle="1" w:styleId="Sponsor">
    <w:name w:val="Sponsor"/>
    <w:rsid w:val="00EE00C0"/>
    <w:rPr>
      <w:i/>
      <w:sz w:val="22"/>
      <w:szCs w:val="24"/>
    </w:rPr>
  </w:style>
  <w:style w:type="character" w:styleId="Strong">
    <w:name w:val="Strong"/>
    <w:basedOn w:val="DefaultParagraphFont"/>
    <w:qFormat/>
    <w:rsid w:val="00EE00C0"/>
    <w:rPr>
      <w:b/>
      <w:bCs/>
    </w:rPr>
  </w:style>
  <w:style w:type="paragraph" w:customStyle="1" w:styleId="Subitem">
    <w:name w:val="Subitem"/>
    <w:aliases w:val="iss"/>
    <w:rsid w:val="00EE00C0"/>
    <w:pPr>
      <w:spacing w:before="180"/>
      <w:ind w:left="709" w:hanging="709"/>
    </w:pPr>
    <w:rPr>
      <w:sz w:val="22"/>
      <w:szCs w:val="24"/>
    </w:rPr>
  </w:style>
  <w:style w:type="paragraph" w:customStyle="1" w:styleId="SubitemHead">
    <w:name w:val="SubitemHead"/>
    <w:aliases w:val="issh"/>
    <w:next w:val="Subitem"/>
    <w:rsid w:val="00EE00C0"/>
    <w:pPr>
      <w:keepNext/>
      <w:keepLines/>
      <w:spacing w:before="220"/>
      <w:ind w:left="709"/>
    </w:pPr>
    <w:rPr>
      <w:rFonts w:ascii="Arial" w:hAnsi="Arial" w:cs="Arial"/>
      <w:i/>
      <w:kern w:val="28"/>
      <w:sz w:val="22"/>
      <w:szCs w:val="24"/>
    </w:rPr>
  </w:style>
  <w:style w:type="paragraph" w:customStyle="1" w:styleId="subsection2">
    <w:name w:val="subsection2"/>
    <w:aliases w:val="ss2"/>
    <w:basedOn w:val="subsection"/>
    <w:next w:val="subsection"/>
    <w:rsid w:val="00EE00C0"/>
    <w:pPr>
      <w:tabs>
        <w:tab w:val="clear" w:pos="1021"/>
      </w:tabs>
      <w:spacing w:before="40"/>
      <w:ind w:firstLine="0"/>
    </w:pPr>
  </w:style>
  <w:style w:type="paragraph" w:customStyle="1" w:styleId="SubsectionHead">
    <w:name w:val="SubsectionHead"/>
    <w:aliases w:val="ssh"/>
    <w:basedOn w:val="subsection"/>
    <w:next w:val="subsection"/>
    <w:rsid w:val="00EE00C0"/>
    <w:pPr>
      <w:keepNext/>
      <w:keepLines/>
      <w:tabs>
        <w:tab w:val="clear" w:pos="1021"/>
      </w:tabs>
      <w:spacing w:before="240"/>
      <w:ind w:firstLine="0"/>
    </w:pPr>
    <w:rPr>
      <w:i/>
    </w:rPr>
  </w:style>
  <w:style w:type="paragraph" w:styleId="Subtitle">
    <w:name w:val="Subtitle"/>
    <w:qFormat/>
    <w:rsid w:val="00EE00C0"/>
    <w:pPr>
      <w:spacing w:after="60"/>
      <w:jc w:val="center"/>
    </w:pPr>
    <w:rPr>
      <w:rFonts w:ascii="Arial" w:hAnsi="Arial" w:cs="Arial"/>
      <w:sz w:val="24"/>
      <w:szCs w:val="24"/>
    </w:rPr>
  </w:style>
  <w:style w:type="character" w:customStyle="1" w:styleId="superscriptstyle">
    <w:name w:val="superscriptstyle"/>
    <w:basedOn w:val="DefaultParagraphFont"/>
    <w:rsid w:val="00EE00C0"/>
    <w:rPr>
      <w:rFonts w:ascii="Times New Roman" w:hAnsi="Times New Roman"/>
      <w:sz w:val="18"/>
      <w:szCs w:val="18"/>
      <w:vertAlign w:val="baseline"/>
    </w:rPr>
  </w:style>
  <w:style w:type="table" w:styleId="Table3Deffects1">
    <w:name w:val="Table 3D effects 1"/>
    <w:basedOn w:val="TableNormal"/>
    <w:rsid w:val="00EE00C0"/>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EE00C0"/>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EE00C0"/>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EE00C0"/>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EE00C0"/>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EE00C0"/>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EE00C0"/>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EE00C0"/>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EE00C0"/>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EE00C0"/>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EE00C0"/>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EE00C0"/>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EE00C0"/>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EE00C0"/>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EE00C0"/>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EE00C0"/>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EE00C0"/>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EE00C0"/>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EE00C0"/>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EE00C0"/>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EE00C0"/>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EE00C0"/>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EE00C0"/>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EE00C0"/>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EE00C0"/>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EE00C0"/>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EE00C0"/>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EE00C0"/>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EE00C0"/>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EE00C0"/>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EE00C0"/>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EE00C0"/>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EE00C0"/>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EE00C0"/>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EE00C0"/>
    <w:pPr>
      <w:ind w:left="220" w:hanging="220"/>
    </w:pPr>
    <w:rPr>
      <w:sz w:val="22"/>
      <w:szCs w:val="24"/>
    </w:rPr>
  </w:style>
  <w:style w:type="paragraph" w:styleId="TableofFigures">
    <w:name w:val="table of figures"/>
    <w:next w:val="Normal"/>
    <w:rsid w:val="00EE00C0"/>
    <w:pPr>
      <w:ind w:left="440" w:hanging="440"/>
    </w:pPr>
    <w:rPr>
      <w:sz w:val="22"/>
      <w:szCs w:val="24"/>
    </w:rPr>
  </w:style>
  <w:style w:type="table" w:styleId="TableProfessional">
    <w:name w:val="Table Professional"/>
    <w:basedOn w:val="TableNormal"/>
    <w:rsid w:val="00EE00C0"/>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EE00C0"/>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EE00C0"/>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EE00C0"/>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EE00C0"/>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EE00C0"/>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EE00C0"/>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EE00C0"/>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EE00C0"/>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EE00C0"/>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rsid w:val="00EE00C0"/>
    <w:pPr>
      <w:spacing w:before="60"/>
      <w:ind w:left="284" w:hanging="284"/>
    </w:pPr>
    <w:rPr>
      <w:szCs w:val="24"/>
    </w:rPr>
  </w:style>
  <w:style w:type="paragraph" w:customStyle="1" w:styleId="Tablei">
    <w:name w:val="Table(i)"/>
    <w:aliases w:val="taa"/>
    <w:rsid w:val="00EE00C0"/>
    <w:pPr>
      <w:tabs>
        <w:tab w:val="left" w:pos="-6543"/>
        <w:tab w:val="left" w:pos="-6260"/>
        <w:tab w:val="right" w:pos="970"/>
      </w:tabs>
      <w:spacing w:line="240" w:lineRule="exact"/>
      <w:ind w:left="828" w:hanging="284"/>
    </w:pPr>
    <w:rPr>
      <w:szCs w:val="24"/>
    </w:rPr>
  </w:style>
  <w:style w:type="paragraph" w:customStyle="1" w:styleId="TableAA">
    <w:name w:val="Table(AA)"/>
    <w:aliases w:val="taaa"/>
    <w:basedOn w:val="Tablei"/>
    <w:rsid w:val="00EE00C0"/>
    <w:pPr>
      <w:tabs>
        <w:tab w:val="clear" w:pos="970"/>
      </w:tabs>
      <w:ind w:left="1055"/>
    </w:pPr>
  </w:style>
  <w:style w:type="character" w:customStyle="1" w:styleId="CharENotesHeading">
    <w:name w:val="CharENotesHeading"/>
    <w:basedOn w:val="DefaultParagraphFont"/>
    <w:rsid w:val="00EE00C0"/>
  </w:style>
  <w:style w:type="paragraph" w:customStyle="1" w:styleId="TableA0">
    <w:name w:val="TableA"/>
    <w:basedOn w:val="Normal"/>
    <w:rsid w:val="00EE00C0"/>
    <w:pPr>
      <w:spacing w:before="120" w:after="120"/>
    </w:pPr>
    <w:rPr>
      <w:rFonts w:ascii="Arial" w:hAnsi="Arial"/>
      <w:b/>
      <w:sz w:val="24"/>
    </w:rPr>
  </w:style>
  <w:style w:type="paragraph" w:customStyle="1" w:styleId="TableAHead">
    <w:name w:val="TableAHead"/>
    <w:basedOn w:val="TableA0"/>
    <w:rsid w:val="00EE00C0"/>
    <w:rPr>
      <w:sz w:val="22"/>
    </w:rPr>
  </w:style>
  <w:style w:type="paragraph" w:customStyle="1" w:styleId="TableAHeadItal">
    <w:name w:val="TableAHeadItal"/>
    <w:basedOn w:val="TableAHead"/>
    <w:rsid w:val="00EE00C0"/>
    <w:pPr>
      <w:ind w:left="709" w:hanging="709"/>
    </w:pPr>
    <w:rPr>
      <w:rFonts w:ascii="Times" w:hAnsi="Times"/>
      <w:b w:val="0"/>
      <w:i/>
    </w:rPr>
  </w:style>
  <w:style w:type="paragraph" w:customStyle="1" w:styleId="TableOfActs1">
    <w:name w:val="TableOfActs(1)"/>
    <w:basedOn w:val="Normal"/>
    <w:rsid w:val="00EE00C0"/>
    <w:pPr>
      <w:spacing w:before="60" w:line="180" w:lineRule="exact"/>
      <w:ind w:left="142" w:hanging="142"/>
    </w:pPr>
    <w:rPr>
      <w:rFonts w:ascii="Arial" w:hAnsi="Arial"/>
      <w:i/>
      <w:sz w:val="16"/>
    </w:rPr>
  </w:style>
  <w:style w:type="paragraph" w:customStyle="1" w:styleId="TableOfActs2">
    <w:name w:val="TableOfActs(2)"/>
    <w:basedOn w:val="TableOfActs1"/>
    <w:rsid w:val="00EE00C0"/>
    <w:pPr>
      <w:ind w:left="0" w:firstLine="0"/>
    </w:pPr>
    <w:rPr>
      <w:i w:val="0"/>
    </w:rPr>
  </w:style>
  <w:style w:type="paragraph" w:customStyle="1" w:styleId="TableOfActsHead">
    <w:name w:val="TableOfActsHead"/>
    <w:basedOn w:val="Normal"/>
    <w:rsid w:val="00EE00C0"/>
    <w:pPr>
      <w:spacing w:before="240" w:after="240"/>
    </w:pPr>
    <w:rPr>
      <w:rFonts w:ascii="Arial" w:hAnsi="Arial"/>
      <w:b/>
      <w:sz w:val="24"/>
    </w:rPr>
  </w:style>
  <w:style w:type="paragraph" w:customStyle="1" w:styleId="TableOfAmend0pt">
    <w:name w:val="TableOfAmend0pt"/>
    <w:basedOn w:val="TableOfAmend"/>
    <w:rsid w:val="00EE00C0"/>
    <w:pPr>
      <w:spacing w:before="0"/>
    </w:pPr>
  </w:style>
  <w:style w:type="paragraph" w:customStyle="1" w:styleId="TableOfAmendHead">
    <w:name w:val="TableOfAmendHead"/>
    <w:basedOn w:val="Normal"/>
    <w:rsid w:val="00EE00C0"/>
    <w:pPr>
      <w:tabs>
        <w:tab w:val="right" w:pos="1021"/>
      </w:tabs>
      <w:spacing w:before="240" w:after="240"/>
      <w:ind w:left="1134" w:hanging="1134"/>
    </w:pPr>
    <w:rPr>
      <w:rFonts w:ascii="Arial" w:hAnsi="Arial"/>
      <w:b/>
      <w:sz w:val="24"/>
    </w:rPr>
  </w:style>
  <w:style w:type="paragraph" w:customStyle="1" w:styleId="Tabletext">
    <w:name w:val="Tabletext"/>
    <w:aliases w:val="tt"/>
    <w:rsid w:val="00EE00C0"/>
    <w:pPr>
      <w:spacing w:before="60" w:line="240" w:lineRule="atLeast"/>
    </w:pPr>
    <w:rPr>
      <w:szCs w:val="24"/>
    </w:rPr>
  </w:style>
  <w:style w:type="paragraph" w:customStyle="1" w:styleId="TableENotesHeadingAmdt">
    <w:name w:val="TableENotesHeadingAmdt"/>
    <w:basedOn w:val="Normal"/>
    <w:next w:val="TableOfAmendHead"/>
    <w:rsid w:val="00EE00C0"/>
    <w:pPr>
      <w:pageBreakBefore/>
      <w:spacing w:before="240" w:after="240" w:line="300" w:lineRule="exact"/>
      <w:ind w:left="2410" w:hanging="2410"/>
    </w:pPr>
    <w:rPr>
      <w:rFonts w:ascii="Arial" w:hAnsi="Arial"/>
      <w:b/>
      <w:noProof/>
      <w:sz w:val="28"/>
    </w:rPr>
  </w:style>
  <w:style w:type="paragraph" w:styleId="Title">
    <w:name w:val="Title"/>
    <w:qFormat/>
    <w:rsid w:val="00EE00C0"/>
    <w:pPr>
      <w:spacing w:before="240" w:after="60"/>
      <w:jc w:val="center"/>
    </w:pPr>
    <w:rPr>
      <w:rFonts w:ascii="Arial" w:hAnsi="Arial" w:cs="Arial"/>
      <w:b/>
      <w:bCs/>
      <w:kern w:val="28"/>
      <w:sz w:val="32"/>
      <w:szCs w:val="32"/>
    </w:rPr>
  </w:style>
  <w:style w:type="paragraph" w:customStyle="1" w:styleId="TLPBoxTextnote">
    <w:name w:val="TLPBoxText(note"/>
    <w:aliases w:val="right)"/>
    <w:rsid w:val="00EE00C0"/>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szCs w:val="24"/>
    </w:rPr>
  </w:style>
  <w:style w:type="paragraph" w:customStyle="1" w:styleId="TLPLink">
    <w:name w:val="TLPLink"/>
    <w:basedOn w:val="Heading9"/>
    <w:rsid w:val="00EE00C0"/>
    <w:pPr>
      <w:keepLines w:val="0"/>
      <w:spacing w:before="360"/>
      <w:ind w:firstLine="0"/>
      <w:outlineLvl w:val="9"/>
    </w:pPr>
    <w:rPr>
      <w:b w:val="0"/>
      <w:kern w:val="0"/>
      <w:sz w:val="20"/>
    </w:rPr>
  </w:style>
  <w:style w:type="paragraph" w:customStyle="1" w:styleId="TLPNotebullet">
    <w:name w:val="TLPNote(bullet)"/>
    <w:rsid w:val="00EE00C0"/>
    <w:pPr>
      <w:numPr>
        <w:numId w:val="28"/>
      </w:numPr>
      <w:tabs>
        <w:tab w:val="clear" w:pos="2520"/>
        <w:tab w:val="left" w:pos="2160"/>
        <w:tab w:val="left" w:pos="2517"/>
      </w:tabs>
      <w:spacing w:before="60" w:line="198" w:lineRule="exact"/>
      <w:ind w:left="2625" w:hanging="357"/>
    </w:pPr>
    <w:rPr>
      <w:sz w:val="18"/>
    </w:rPr>
  </w:style>
  <w:style w:type="paragraph" w:customStyle="1" w:styleId="TLPnoteright">
    <w:name w:val="TLPnote(right)"/>
    <w:aliases w:val="nr"/>
    <w:rsid w:val="00EE00C0"/>
    <w:pPr>
      <w:spacing w:before="122" w:line="198" w:lineRule="exact"/>
      <w:ind w:left="1985" w:hanging="851"/>
      <w:jc w:val="right"/>
    </w:pPr>
    <w:rPr>
      <w:sz w:val="18"/>
      <w:szCs w:val="24"/>
    </w:rPr>
  </w:style>
  <w:style w:type="paragraph" w:customStyle="1" w:styleId="TLPTableBullet">
    <w:name w:val="TLPTableBullet"/>
    <w:aliases w:val="ttb"/>
    <w:rsid w:val="00EE00C0"/>
    <w:pPr>
      <w:spacing w:line="240" w:lineRule="exact"/>
      <w:ind w:left="284" w:hanging="284"/>
    </w:pPr>
    <w:rPr>
      <w:szCs w:val="24"/>
    </w:rPr>
  </w:style>
  <w:style w:type="paragraph" w:styleId="TOAHeading">
    <w:name w:val="toa heading"/>
    <w:next w:val="Normal"/>
    <w:rsid w:val="00EE00C0"/>
    <w:pPr>
      <w:spacing w:before="120"/>
    </w:pPr>
    <w:rPr>
      <w:rFonts w:ascii="Arial" w:hAnsi="Arial" w:cs="Arial"/>
      <w:b/>
      <w:bCs/>
      <w:sz w:val="24"/>
      <w:szCs w:val="24"/>
    </w:rPr>
  </w:style>
  <w:style w:type="paragraph" w:customStyle="1" w:styleId="TOAmRenumbered">
    <w:name w:val="TOAmRenumbered"/>
    <w:basedOn w:val="TableOfAmend"/>
    <w:rsid w:val="00EE00C0"/>
    <w:pPr>
      <w:ind w:left="0" w:firstLine="0"/>
    </w:pPr>
  </w:style>
  <w:style w:type="paragraph" w:styleId="TOC1">
    <w:name w:val="toc 1"/>
    <w:basedOn w:val="Heading1"/>
    <w:next w:val="Normal"/>
    <w:rsid w:val="00EE00C0"/>
    <w:pPr>
      <w:tabs>
        <w:tab w:val="right" w:pos="7088"/>
      </w:tabs>
      <w:spacing w:before="120"/>
      <w:ind w:left="1474" w:right="567" w:hanging="1474"/>
      <w:outlineLvl w:val="9"/>
    </w:pPr>
    <w:rPr>
      <w:sz w:val="28"/>
    </w:rPr>
  </w:style>
  <w:style w:type="paragraph" w:styleId="TOC2">
    <w:name w:val="toc 2"/>
    <w:basedOn w:val="Heading2"/>
    <w:next w:val="Normal"/>
    <w:rsid w:val="00EE00C0"/>
    <w:pPr>
      <w:tabs>
        <w:tab w:val="right" w:pos="7088"/>
      </w:tabs>
      <w:spacing w:before="120"/>
      <w:ind w:left="879" w:right="567" w:hanging="879"/>
      <w:outlineLvl w:val="9"/>
    </w:pPr>
    <w:rPr>
      <w:sz w:val="24"/>
    </w:rPr>
  </w:style>
  <w:style w:type="paragraph" w:styleId="TOC3">
    <w:name w:val="toc 3"/>
    <w:basedOn w:val="Heading3"/>
    <w:next w:val="Normal"/>
    <w:rsid w:val="00EE00C0"/>
    <w:pPr>
      <w:tabs>
        <w:tab w:val="right" w:pos="7088"/>
      </w:tabs>
      <w:spacing w:before="80"/>
      <w:ind w:left="1604" w:right="567" w:hanging="1179"/>
      <w:outlineLvl w:val="9"/>
    </w:pPr>
    <w:rPr>
      <w:sz w:val="22"/>
    </w:rPr>
  </w:style>
  <w:style w:type="paragraph" w:styleId="TOC4">
    <w:name w:val="toc 4"/>
    <w:basedOn w:val="Heading4"/>
    <w:next w:val="Normal"/>
    <w:rsid w:val="00EE00C0"/>
    <w:pPr>
      <w:keepNext w:val="0"/>
      <w:tabs>
        <w:tab w:val="right" w:pos="7088"/>
      </w:tabs>
      <w:spacing w:before="80"/>
      <w:ind w:left="2183" w:right="567" w:hanging="1332"/>
      <w:outlineLvl w:val="9"/>
    </w:pPr>
    <w:rPr>
      <w:sz w:val="20"/>
    </w:rPr>
  </w:style>
  <w:style w:type="paragraph" w:styleId="TOC5">
    <w:name w:val="toc 5"/>
    <w:basedOn w:val="Heading5"/>
    <w:next w:val="Normal"/>
    <w:rsid w:val="00EE00C0"/>
    <w:pPr>
      <w:keepNext w:val="0"/>
      <w:tabs>
        <w:tab w:val="right" w:leader="dot" w:pos="7088"/>
      </w:tabs>
      <w:spacing w:before="40"/>
      <w:ind w:left="2098" w:right="567" w:hanging="680"/>
      <w:outlineLvl w:val="9"/>
    </w:pPr>
    <w:rPr>
      <w:b w:val="0"/>
      <w:sz w:val="18"/>
    </w:rPr>
  </w:style>
  <w:style w:type="paragraph" w:styleId="TOC6">
    <w:name w:val="toc 6"/>
    <w:basedOn w:val="TOC1"/>
    <w:next w:val="Normal"/>
    <w:rsid w:val="00EE00C0"/>
    <w:pPr>
      <w:keepNext w:val="0"/>
      <w:ind w:left="0" w:firstLine="0"/>
    </w:pPr>
    <w:rPr>
      <w:sz w:val="24"/>
    </w:rPr>
  </w:style>
  <w:style w:type="paragraph" w:styleId="TOC7">
    <w:name w:val="toc 7"/>
    <w:basedOn w:val="TOC2"/>
    <w:next w:val="Normal"/>
    <w:rsid w:val="00EE00C0"/>
    <w:pPr>
      <w:keepNext w:val="0"/>
      <w:ind w:left="1253" w:hanging="828"/>
    </w:pPr>
    <w:rPr>
      <w:b w:val="0"/>
    </w:rPr>
  </w:style>
  <w:style w:type="paragraph" w:styleId="TOC8">
    <w:name w:val="toc 8"/>
    <w:basedOn w:val="TOC3"/>
    <w:next w:val="Normal"/>
    <w:rsid w:val="00EE00C0"/>
    <w:pPr>
      <w:keepNext w:val="0"/>
      <w:ind w:left="1900" w:hanging="1049"/>
    </w:pPr>
    <w:rPr>
      <w:b w:val="0"/>
      <w:sz w:val="20"/>
    </w:rPr>
  </w:style>
  <w:style w:type="paragraph" w:styleId="TOC9">
    <w:name w:val="toc 9"/>
    <w:basedOn w:val="Heading9"/>
    <w:next w:val="Normal"/>
    <w:rsid w:val="00EE00C0"/>
    <w:pPr>
      <w:tabs>
        <w:tab w:val="right" w:pos="7088"/>
      </w:tabs>
      <w:spacing w:before="80"/>
      <w:ind w:left="851" w:right="567" w:firstLine="0"/>
      <w:outlineLvl w:val="9"/>
    </w:pPr>
    <w:rPr>
      <w:b w:val="0"/>
      <w:sz w:val="20"/>
    </w:rPr>
  </w:style>
  <w:style w:type="paragraph" w:customStyle="1" w:styleId="TofSectsGroupHeading">
    <w:name w:val="TofSects(GroupHeading)"/>
    <w:basedOn w:val="TOC4"/>
    <w:next w:val="Normal"/>
    <w:rsid w:val="00EE00C0"/>
    <w:pPr>
      <w:tabs>
        <w:tab w:val="clear" w:pos="7088"/>
      </w:tabs>
      <w:spacing w:before="240" w:after="120"/>
      <w:ind w:left="794" w:right="0" w:firstLine="0"/>
    </w:pPr>
  </w:style>
  <w:style w:type="paragraph" w:customStyle="1" w:styleId="TofSectsHeading">
    <w:name w:val="TofSects(Heading)"/>
    <w:basedOn w:val="TOC5"/>
    <w:next w:val="Normal"/>
    <w:rsid w:val="00EE00C0"/>
    <w:pPr>
      <w:keepLines w:val="0"/>
      <w:tabs>
        <w:tab w:val="clear" w:pos="7088"/>
      </w:tabs>
      <w:spacing w:before="240" w:after="120"/>
      <w:ind w:left="0" w:right="0" w:firstLine="0"/>
    </w:pPr>
    <w:rPr>
      <w:b/>
      <w:kern w:val="0"/>
      <w:sz w:val="24"/>
    </w:rPr>
  </w:style>
  <w:style w:type="paragraph" w:customStyle="1" w:styleId="TofSectsSection">
    <w:name w:val="TofSects(Section)"/>
    <w:basedOn w:val="TOC5"/>
    <w:rsid w:val="00EE00C0"/>
    <w:pPr>
      <w:tabs>
        <w:tab w:val="clear" w:pos="7088"/>
      </w:tabs>
      <w:ind w:left="1588" w:right="0" w:hanging="794"/>
    </w:pPr>
  </w:style>
  <w:style w:type="paragraph" w:customStyle="1" w:styleId="TofSectsSubdiv">
    <w:name w:val="TofSects(Subdiv)"/>
    <w:basedOn w:val="TOC4"/>
    <w:rsid w:val="00EE00C0"/>
    <w:pPr>
      <w:tabs>
        <w:tab w:val="clear" w:pos="7088"/>
      </w:tabs>
      <w:ind w:left="1588" w:right="0" w:hanging="794"/>
    </w:pPr>
    <w:rPr>
      <w:b w:val="0"/>
      <w:sz w:val="22"/>
    </w:rPr>
  </w:style>
  <w:style w:type="paragraph" w:customStyle="1" w:styleId="ScalePlusRef">
    <w:name w:val="ScalePlusRef"/>
    <w:basedOn w:val="Normal"/>
    <w:rsid w:val="00EE00C0"/>
    <w:pPr>
      <w:spacing w:line="240" w:lineRule="auto"/>
    </w:pPr>
    <w:rPr>
      <w:sz w:val="18"/>
      <w:szCs w:val="20"/>
    </w:rPr>
  </w:style>
  <w:style w:type="character" w:customStyle="1" w:styleId="EndNoteChar">
    <w:name w:val="EndNote Char"/>
    <w:basedOn w:val="DefaultParagraphFont"/>
    <w:link w:val="EndNote"/>
    <w:rsid w:val="00EE00C0"/>
    <w:rPr>
      <w:sz w:val="22"/>
      <w:szCs w:val="24"/>
      <w:lang w:val="en-AU" w:eastAsia="en-AU" w:bidi="ar-SA"/>
    </w:rPr>
  </w:style>
  <w:style w:type="paragraph" w:customStyle="1" w:styleId="headerpartodd0">
    <w:name w:val="header.part.odd"/>
    <w:basedOn w:val="Normal"/>
    <w:rsid w:val="00EE00C0"/>
    <w:pPr>
      <w:keepNext/>
    </w:pPr>
    <w:rPr>
      <w:rFonts w:ascii="Times" w:hAnsi="Time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E00C0"/>
    <w:pPr>
      <w:spacing w:line="260" w:lineRule="atLeast"/>
    </w:pPr>
    <w:rPr>
      <w:sz w:val="22"/>
      <w:szCs w:val="24"/>
    </w:rPr>
  </w:style>
  <w:style w:type="paragraph" w:styleId="Heading1">
    <w:name w:val="heading 1"/>
    <w:next w:val="Heading2"/>
    <w:autoRedefine/>
    <w:qFormat/>
    <w:rsid w:val="00EE00C0"/>
    <w:pPr>
      <w:keepNext/>
      <w:keepLines/>
      <w:ind w:left="1134" w:hanging="1134"/>
      <w:outlineLvl w:val="0"/>
    </w:pPr>
    <w:rPr>
      <w:b/>
      <w:bCs/>
      <w:kern w:val="28"/>
      <w:sz w:val="36"/>
      <w:szCs w:val="32"/>
    </w:rPr>
  </w:style>
  <w:style w:type="paragraph" w:styleId="Heading2">
    <w:name w:val="heading 2"/>
    <w:basedOn w:val="Heading1"/>
    <w:next w:val="Heading3"/>
    <w:autoRedefine/>
    <w:qFormat/>
    <w:rsid w:val="00EE00C0"/>
    <w:pPr>
      <w:spacing w:before="280"/>
      <w:outlineLvl w:val="1"/>
    </w:pPr>
    <w:rPr>
      <w:bCs w:val="0"/>
      <w:iCs/>
      <w:sz w:val="32"/>
      <w:szCs w:val="28"/>
    </w:rPr>
  </w:style>
  <w:style w:type="paragraph" w:styleId="Heading3">
    <w:name w:val="heading 3"/>
    <w:basedOn w:val="Heading1"/>
    <w:next w:val="Heading4"/>
    <w:autoRedefine/>
    <w:qFormat/>
    <w:rsid w:val="00EE00C0"/>
    <w:pPr>
      <w:spacing w:before="240"/>
      <w:outlineLvl w:val="2"/>
    </w:pPr>
    <w:rPr>
      <w:bCs w:val="0"/>
      <w:sz w:val="28"/>
      <w:szCs w:val="26"/>
    </w:rPr>
  </w:style>
  <w:style w:type="paragraph" w:styleId="Heading4">
    <w:name w:val="heading 4"/>
    <w:basedOn w:val="Heading1"/>
    <w:next w:val="Heading5"/>
    <w:autoRedefine/>
    <w:qFormat/>
    <w:rsid w:val="00EE00C0"/>
    <w:pPr>
      <w:spacing w:before="220"/>
      <w:outlineLvl w:val="3"/>
    </w:pPr>
    <w:rPr>
      <w:bCs w:val="0"/>
      <w:sz w:val="26"/>
      <w:szCs w:val="28"/>
    </w:rPr>
  </w:style>
  <w:style w:type="paragraph" w:styleId="Heading5">
    <w:name w:val="heading 5"/>
    <w:basedOn w:val="Heading1"/>
    <w:next w:val="subsection"/>
    <w:autoRedefine/>
    <w:qFormat/>
    <w:rsid w:val="00EE00C0"/>
    <w:pPr>
      <w:spacing w:before="280"/>
      <w:outlineLvl w:val="4"/>
    </w:pPr>
    <w:rPr>
      <w:bCs w:val="0"/>
      <w:iCs/>
      <w:sz w:val="24"/>
      <w:szCs w:val="26"/>
    </w:rPr>
  </w:style>
  <w:style w:type="paragraph" w:styleId="Heading6">
    <w:name w:val="heading 6"/>
    <w:basedOn w:val="Heading1"/>
    <w:next w:val="Heading7"/>
    <w:autoRedefine/>
    <w:qFormat/>
    <w:rsid w:val="00EE00C0"/>
    <w:pPr>
      <w:outlineLvl w:val="5"/>
    </w:pPr>
    <w:rPr>
      <w:rFonts w:ascii="Arial" w:hAnsi="Arial" w:cs="Arial"/>
      <w:bCs w:val="0"/>
      <w:sz w:val="32"/>
      <w:szCs w:val="22"/>
    </w:rPr>
  </w:style>
  <w:style w:type="paragraph" w:styleId="Heading7">
    <w:name w:val="heading 7"/>
    <w:basedOn w:val="Heading6"/>
    <w:next w:val="Normal"/>
    <w:autoRedefine/>
    <w:qFormat/>
    <w:rsid w:val="00EE00C0"/>
    <w:pPr>
      <w:spacing w:before="280"/>
      <w:outlineLvl w:val="6"/>
    </w:pPr>
    <w:rPr>
      <w:sz w:val="28"/>
    </w:rPr>
  </w:style>
  <w:style w:type="paragraph" w:styleId="Heading8">
    <w:name w:val="heading 8"/>
    <w:basedOn w:val="Heading6"/>
    <w:next w:val="Normal"/>
    <w:autoRedefine/>
    <w:qFormat/>
    <w:rsid w:val="00EE00C0"/>
    <w:pPr>
      <w:spacing w:before="240"/>
      <w:outlineLvl w:val="7"/>
    </w:pPr>
    <w:rPr>
      <w:iCs/>
      <w:sz w:val="26"/>
    </w:rPr>
  </w:style>
  <w:style w:type="paragraph" w:styleId="Heading9">
    <w:name w:val="heading 9"/>
    <w:basedOn w:val="Heading1"/>
    <w:next w:val="Normal"/>
    <w:autoRedefine/>
    <w:qFormat/>
    <w:rsid w:val="00EE00C0"/>
    <w:pPr>
      <w:keepNext w:val="0"/>
      <w:spacing w:before="280"/>
      <w:outlineLvl w:val="8"/>
    </w:pPr>
    <w:rPr>
      <w:i/>
      <w:sz w:val="28"/>
      <w:szCs w:val="22"/>
    </w:rPr>
  </w:style>
  <w:style w:type="character" w:default="1" w:styleId="DefaultParagraphFont">
    <w:name w:val="Default Paragraph Font"/>
    <w:rsid w:val="00EE00C0"/>
  </w:style>
  <w:style w:type="table" w:default="1" w:styleId="TableNormal">
    <w:name w:val="Normal Table"/>
    <w:rsid w:val="00EE00C0"/>
    <w:tblPr>
      <w:tblInd w:w="0" w:type="dxa"/>
      <w:tblCellMar>
        <w:top w:w="0" w:type="dxa"/>
        <w:left w:w="108" w:type="dxa"/>
        <w:bottom w:w="0" w:type="dxa"/>
        <w:right w:w="108" w:type="dxa"/>
      </w:tblCellMar>
    </w:tblPr>
  </w:style>
  <w:style w:type="numbering" w:default="1" w:styleId="NoList">
    <w:name w:val="No List"/>
    <w:rsid w:val="00EE00C0"/>
  </w:style>
  <w:style w:type="numbering" w:styleId="111111">
    <w:name w:val="Outline List 2"/>
    <w:basedOn w:val="NoList"/>
    <w:rsid w:val="00EE00C0"/>
    <w:pPr>
      <w:numPr>
        <w:numId w:val="2"/>
      </w:numPr>
    </w:pPr>
  </w:style>
  <w:style w:type="numbering" w:styleId="1ai">
    <w:name w:val="Outline List 1"/>
    <w:basedOn w:val="NoList"/>
    <w:rsid w:val="00EE00C0"/>
    <w:pPr>
      <w:numPr>
        <w:numId w:val="3"/>
      </w:numPr>
    </w:pPr>
  </w:style>
  <w:style w:type="paragraph" w:customStyle="1" w:styleId="ActHead1">
    <w:name w:val="ActHead 1"/>
    <w:aliases w:val="c"/>
    <w:next w:val="Normal"/>
    <w:rsid w:val="00EE00C0"/>
    <w:pPr>
      <w:keepNext/>
      <w:keepLines/>
      <w:ind w:left="1134" w:hanging="1134"/>
      <w:outlineLvl w:val="0"/>
    </w:pPr>
    <w:rPr>
      <w:b/>
      <w:bCs/>
      <w:kern w:val="28"/>
      <w:sz w:val="36"/>
      <w:szCs w:val="32"/>
    </w:rPr>
  </w:style>
  <w:style w:type="paragraph" w:customStyle="1" w:styleId="ActHead2">
    <w:name w:val="ActHead 2"/>
    <w:aliases w:val="p"/>
    <w:basedOn w:val="ActHead1"/>
    <w:next w:val="Normal"/>
    <w:rsid w:val="00EE00C0"/>
    <w:pPr>
      <w:spacing w:before="280"/>
      <w:outlineLvl w:val="1"/>
    </w:pPr>
    <w:rPr>
      <w:sz w:val="32"/>
    </w:rPr>
  </w:style>
  <w:style w:type="paragraph" w:customStyle="1" w:styleId="ActHead3">
    <w:name w:val="ActHead 3"/>
    <w:aliases w:val="d"/>
    <w:basedOn w:val="ActHead1"/>
    <w:next w:val="Normal"/>
    <w:rsid w:val="00EE00C0"/>
    <w:pPr>
      <w:spacing w:before="240"/>
      <w:outlineLvl w:val="2"/>
    </w:pPr>
    <w:rPr>
      <w:sz w:val="28"/>
    </w:rPr>
  </w:style>
  <w:style w:type="paragraph" w:customStyle="1" w:styleId="ActHead4">
    <w:name w:val="ActHead 4"/>
    <w:aliases w:val="sd"/>
    <w:basedOn w:val="ActHead1"/>
    <w:next w:val="Normal"/>
    <w:rsid w:val="00EE00C0"/>
    <w:pPr>
      <w:spacing w:before="220"/>
      <w:outlineLvl w:val="3"/>
    </w:pPr>
    <w:rPr>
      <w:sz w:val="26"/>
    </w:rPr>
  </w:style>
  <w:style w:type="paragraph" w:customStyle="1" w:styleId="ActHead5">
    <w:name w:val="ActHead 5"/>
    <w:aliases w:val="s"/>
    <w:basedOn w:val="ActHead1"/>
    <w:next w:val="Normal"/>
    <w:rsid w:val="00EE00C0"/>
    <w:pPr>
      <w:spacing w:before="280"/>
      <w:outlineLvl w:val="4"/>
    </w:pPr>
    <w:rPr>
      <w:sz w:val="24"/>
    </w:rPr>
  </w:style>
  <w:style w:type="paragraph" w:customStyle="1" w:styleId="ActHead6">
    <w:name w:val="ActHead 6"/>
    <w:aliases w:val="as"/>
    <w:basedOn w:val="ActHead1"/>
    <w:next w:val="Normal"/>
    <w:rsid w:val="00EE00C0"/>
    <w:pPr>
      <w:outlineLvl w:val="5"/>
    </w:pPr>
    <w:rPr>
      <w:rFonts w:ascii="Arial" w:hAnsi="Arial"/>
      <w:sz w:val="32"/>
    </w:rPr>
  </w:style>
  <w:style w:type="paragraph" w:customStyle="1" w:styleId="ActHead7">
    <w:name w:val="ActHead 7"/>
    <w:aliases w:val="ap"/>
    <w:basedOn w:val="ActHead6"/>
    <w:next w:val="Normal"/>
    <w:rsid w:val="00EE00C0"/>
    <w:pPr>
      <w:spacing w:before="280"/>
      <w:outlineLvl w:val="6"/>
    </w:pPr>
    <w:rPr>
      <w:sz w:val="28"/>
    </w:rPr>
  </w:style>
  <w:style w:type="paragraph" w:customStyle="1" w:styleId="ActHead8">
    <w:name w:val="ActHead 8"/>
    <w:aliases w:val="ad"/>
    <w:basedOn w:val="ActHead6"/>
    <w:next w:val="Normal"/>
    <w:rsid w:val="00EE00C0"/>
    <w:pPr>
      <w:spacing w:before="240"/>
      <w:outlineLvl w:val="7"/>
    </w:pPr>
    <w:rPr>
      <w:sz w:val="26"/>
    </w:rPr>
  </w:style>
  <w:style w:type="paragraph" w:customStyle="1" w:styleId="ActHead9">
    <w:name w:val="ActHead 9"/>
    <w:aliases w:val="aat"/>
    <w:basedOn w:val="ActHead1"/>
    <w:next w:val="Normal"/>
    <w:rsid w:val="00EE00C0"/>
    <w:pPr>
      <w:keepNext w:val="0"/>
      <w:spacing w:before="280"/>
      <w:outlineLvl w:val="8"/>
    </w:pPr>
    <w:rPr>
      <w:i/>
      <w:sz w:val="28"/>
    </w:rPr>
  </w:style>
  <w:style w:type="paragraph" w:customStyle="1" w:styleId="UpdateDate">
    <w:name w:val="UpdateDate"/>
    <w:basedOn w:val="Normal"/>
    <w:rsid w:val="00EE00C0"/>
    <w:pPr>
      <w:spacing w:before="240"/>
    </w:pPr>
    <w:rPr>
      <w:sz w:val="24"/>
    </w:rPr>
  </w:style>
  <w:style w:type="paragraph" w:customStyle="1" w:styleId="Actno">
    <w:name w:val="Actno"/>
    <w:basedOn w:val="UpdateDate"/>
    <w:next w:val="Normal"/>
    <w:rsid w:val="00EE00C0"/>
    <w:rPr>
      <w:b/>
    </w:rPr>
  </w:style>
  <w:style w:type="paragraph" w:customStyle="1" w:styleId="ActNotes1">
    <w:name w:val="ActNotes(1)"/>
    <w:basedOn w:val="Normal"/>
    <w:rsid w:val="00EE00C0"/>
    <w:pPr>
      <w:tabs>
        <w:tab w:val="right" w:pos="992"/>
      </w:tabs>
      <w:spacing w:before="60" w:line="240" w:lineRule="auto"/>
      <w:ind w:left="1134" w:hanging="1134"/>
    </w:pPr>
    <w:rPr>
      <w:rFonts w:ascii="Arial" w:hAnsi="Arial"/>
      <w:sz w:val="16"/>
      <w:szCs w:val="20"/>
    </w:rPr>
  </w:style>
  <w:style w:type="paragraph" w:customStyle="1" w:styleId="ActNotes1a">
    <w:name w:val="ActNotes(1)(a)"/>
    <w:basedOn w:val="Normal"/>
    <w:rsid w:val="00EE00C0"/>
    <w:pPr>
      <w:tabs>
        <w:tab w:val="right" w:pos="1559"/>
      </w:tabs>
      <w:spacing w:before="60" w:line="180" w:lineRule="exact"/>
      <w:ind w:left="1701" w:hanging="1701"/>
    </w:pPr>
    <w:rPr>
      <w:rFonts w:ascii="Arial" w:hAnsi="Arial"/>
      <w:sz w:val="16"/>
    </w:rPr>
  </w:style>
  <w:style w:type="paragraph" w:customStyle="1" w:styleId="ActNotes1ai">
    <w:name w:val="ActNotes(1)(a)(i)"/>
    <w:basedOn w:val="Normal"/>
    <w:rsid w:val="00EE00C0"/>
    <w:pPr>
      <w:tabs>
        <w:tab w:val="right" w:pos="1843"/>
      </w:tabs>
      <w:spacing w:line="180" w:lineRule="atLeast"/>
      <w:ind w:left="1985" w:hanging="1985"/>
    </w:pPr>
    <w:rPr>
      <w:rFonts w:ascii="Arial" w:hAnsi="Arial"/>
      <w:sz w:val="16"/>
    </w:rPr>
  </w:style>
  <w:style w:type="paragraph" w:customStyle="1" w:styleId="ActNotesa">
    <w:name w:val="ActNotes(a)"/>
    <w:basedOn w:val="Normal"/>
    <w:rsid w:val="00EE00C0"/>
    <w:pPr>
      <w:spacing w:before="60" w:line="180" w:lineRule="exact"/>
      <w:ind w:left="425" w:hanging="425"/>
    </w:pPr>
    <w:rPr>
      <w:rFonts w:ascii="Arial" w:hAnsi="Arial"/>
      <w:sz w:val="16"/>
    </w:rPr>
  </w:style>
  <w:style w:type="paragraph" w:customStyle="1" w:styleId="TableOfAmend">
    <w:name w:val="TableOfAmend"/>
    <w:basedOn w:val="Normal"/>
    <w:rsid w:val="00EE00C0"/>
    <w:pPr>
      <w:tabs>
        <w:tab w:val="right" w:leader="dot" w:pos="2268"/>
      </w:tabs>
      <w:spacing w:before="60" w:line="180" w:lineRule="exact"/>
      <w:ind w:left="170" w:right="113" w:hanging="170"/>
    </w:pPr>
    <w:rPr>
      <w:rFonts w:ascii="Arial" w:hAnsi="Arial"/>
      <w:sz w:val="16"/>
    </w:rPr>
  </w:style>
  <w:style w:type="paragraph" w:customStyle="1" w:styleId="AmendTableColHead">
    <w:name w:val="AmendTableColHead"/>
    <w:basedOn w:val="TableOfAmend"/>
    <w:rsid w:val="00EE00C0"/>
    <w:pPr>
      <w:spacing w:line="200" w:lineRule="exact"/>
    </w:pPr>
    <w:rPr>
      <w:sz w:val="18"/>
    </w:rPr>
  </w:style>
  <w:style w:type="numbering" w:styleId="ArticleSection">
    <w:name w:val="Outline List 3"/>
    <w:basedOn w:val="NoList"/>
    <w:rsid w:val="00EE00C0"/>
    <w:pPr>
      <w:numPr>
        <w:numId w:val="6"/>
      </w:numPr>
    </w:pPr>
  </w:style>
  <w:style w:type="paragraph" w:customStyle="1" w:styleId="asamended">
    <w:name w:val="as amended"/>
    <w:basedOn w:val="Normal"/>
    <w:rsid w:val="00EE00C0"/>
    <w:pPr>
      <w:keepNext/>
      <w:spacing w:before="60" w:line="200" w:lineRule="exact"/>
      <w:ind w:left="284"/>
    </w:pPr>
    <w:rPr>
      <w:rFonts w:ascii="Arial" w:hAnsi="Arial"/>
      <w:b/>
      <w:sz w:val="16"/>
    </w:rPr>
  </w:style>
  <w:style w:type="paragraph" w:customStyle="1" w:styleId="asamendedital">
    <w:name w:val="as amended ital"/>
    <w:basedOn w:val="Normal"/>
    <w:rsid w:val="00EE00C0"/>
    <w:pPr>
      <w:spacing w:before="60" w:line="200" w:lineRule="exact"/>
      <w:ind w:left="284"/>
    </w:pPr>
    <w:rPr>
      <w:rFonts w:ascii="Arial" w:hAnsi="Arial"/>
      <w:i/>
      <w:sz w:val="16"/>
    </w:rPr>
  </w:style>
  <w:style w:type="paragraph" w:styleId="BalloonText">
    <w:name w:val="Balloon Text"/>
    <w:rsid w:val="00EE00C0"/>
    <w:rPr>
      <w:rFonts w:ascii="Tahoma" w:hAnsi="Tahoma" w:cs="Tahoma"/>
      <w:sz w:val="16"/>
      <w:szCs w:val="16"/>
    </w:rPr>
  </w:style>
  <w:style w:type="paragraph" w:styleId="BlockText">
    <w:name w:val="Block Text"/>
    <w:rsid w:val="00EE00C0"/>
    <w:pPr>
      <w:spacing w:after="120"/>
      <w:ind w:left="1440" w:right="1440"/>
    </w:pPr>
    <w:rPr>
      <w:sz w:val="22"/>
      <w:szCs w:val="24"/>
    </w:rPr>
  </w:style>
  <w:style w:type="paragraph" w:customStyle="1" w:styleId="Blocks">
    <w:name w:val="Blocks"/>
    <w:aliases w:val="bb"/>
    <w:rsid w:val="00EE00C0"/>
    <w:rPr>
      <w:sz w:val="24"/>
      <w:szCs w:val="24"/>
    </w:rPr>
  </w:style>
  <w:style w:type="paragraph" w:styleId="BodyText">
    <w:name w:val="Body Text"/>
    <w:rsid w:val="00EE00C0"/>
    <w:pPr>
      <w:spacing w:after="120"/>
    </w:pPr>
    <w:rPr>
      <w:sz w:val="22"/>
      <w:szCs w:val="24"/>
    </w:rPr>
  </w:style>
  <w:style w:type="paragraph" w:styleId="BodyText2">
    <w:name w:val="Body Text 2"/>
    <w:rsid w:val="00EE00C0"/>
    <w:pPr>
      <w:spacing w:after="120" w:line="480" w:lineRule="auto"/>
    </w:pPr>
    <w:rPr>
      <w:sz w:val="22"/>
      <w:szCs w:val="24"/>
    </w:rPr>
  </w:style>
  <w:style w:type="paragraph" w:styleId="BodyText3">
    <w:name w:val="Body Text 3"/>
    <w:rsid w:val="00EE00C0"/>
    <w:pPr>
      <w:spacing w:after="120"/>
    </w:pPr>
    <w:rPr>
      <w:sz w:val="16"/>
      <w:szCs w:val="16"/>
    </w:rPr>
  </w:style>
  <w:style w:type="paragraph" w:styleId="BodyTextFirstIndent">
    <w:name w:val="Body Text First Indent"/>
    <w:basedOn w:val="BodyText"/>
    <w:rsid w:val="00EE00C0"/>
    <w:pPr>
      <w:ind w:firstLine="210"/>
    </w:pPr>
  </w:style>
  <w:style w:type="paragraph" w:styleId="BodyTextIndent">
    <w:name w:val="Body Text Indent"/>
    <w:rsid w:val="00EE00C0"/>
    <w:pPr>
      <w:spacing w:after="120"/>
      <w:ind w:left="283"/>
    </w:pPr>
    <w:rPr>
      <w:sz w:val="22"/>
      <w:szCs w:val="24"/>
    </w:rPr>
  </w:style>
  <w:style w:type="paragraph" w:styleId="BodyTextFirstIndent2">
    <w:name w:val="Body Text First Indent 2"/>
    <w:basedOn w:val="BodyTextIndent"/>
    <w:rsid w:val="00EE00C0"/>
    <w:pPr>
      <w:ind w:firstLine="210"/>
    </w:pPr>
  </w:style>
  <w:style w:type="paragraph" w:styleId="BodyTextIndent2">
    <w:name w:val="Body Text Indent 2"/>
    <w:rsid w:val="00EE00C0"/>
    <w:pPr>
      <w:spacing w:after="120" w:line="480" w:lineRule="auto"/>
      <w:ind w:left="283"/>
    </w:pPr>
    <w:rPr>
      <w:sz w:val="22"/>
      <w:szCs w:val="24"/>
    </w:rPr>
  </w:style>
  <w:style w:type="paragraph" w:styleId="BodyTextIndent3">
    <w:name w:val="Body Text Indent 3"/>
    <w:rsid w:val="00EE00C0"/>
    <w:pPr>
      <w:spacing w:after="120"/>
      <w:ind w:left="283"/>
    </w:pPr>
    <w:rPr>
      <w:sz w:val="16"/>
      <w:szCs w:val="16"/>
    </w:rPr>
  </w:style>
  <w:style w:type="paragraph" w:customStyle="1" w:styleId="BodyTextIndex">
    <w:name w:val="Body Text Index"/>
    <w:basedOn w:val="Normal"/>
    <w:next w:val="BodyTextIndent"/>
    <w:rsid w:val="00EE00C0"/>
    <w:pPr>
      <w:spacing w:after="120"/>
      <w:ind w:left="284"/>
    </w:pPr>
  </w:style>
  <w:style w:type="paragraph" w:customStyle="1" w:styleId="BoxText">
    <w:name w:val="BoxText"/>
    <w:aliases w:val="bt"/>
    <w:rsid w:val="00EE00C0"/>
    <w:pPr>
      <w:pBdr>
        <w:top w:val="single" w:sz="6" w:space="5" w:color="auto"/>
        <w:left w:val="single" w:sz="6" w:space="5" w:color="auto"/>
        <w:bottom w:val="single" w:sz="6" w:space="5" w:color="auto"/>
        <w:right w:val="single" w:sz="6" w:space="5" w:color="auto"/>
      </w:pBdr>
      <w:spacing w:before="240"/>
      <w:ind w:left="1134"/>
    </w:pPr>
    <w:rPr>
      <w:sz w:val="22"/>
      <w:szCs w:val="24"/>
    </w:rPr>
  </w:style>
  <w:style w:type="paragraph" w:customStyle="1" w:styleId="BoxHeadBold">
    <w:name w:val="BoxHeadBold"/>
    <w:aliases w:val="bhb"/>
    <w:basedOn w:val="BoxText"/>
    <w:next w:val="BoxText"/>
    <w:rsid w:val="00EE00C0"/>
    <w:rPr>
      <w:b/>
    </w:rPr>
  </w:style>
  <w:style w:type="paragraph" w:customStyle="1" w:styleId="BoxHeadItalic">
    <w:name w:val="BoxHeadItalic"/>
    <w:aliases w:val="bhi"/>
    <w:basedOn w:val="BoxHeadBold"/>
    <w:next w:val="Normal"/>
    <w:rsid w:val="00EE00C0"/>
    <w:rPr>
      <w:b w:val="0"/>
      <w:i/>
    </w:rPr>
  </w:style>
  <w:style w:type="paragraph" w:customStyle="1" w:styleId="BoxList">
    <w:name w:val="BoxList"/>
    <w:aliases w:val="bl"/>
    <w:basedOn w:val="BoxText"/>
    <w:rsid w:val="00EE00C0"/>
    <w:pPr>
      <w:ind w:left="1559" w:hanging="425"/>
    </w:pPr>
  </w:style>
  <w:style w:type="paragraph" w:customStyle="1" w:styleId="BoxNote">
    <w:name w:val="BoxNote"/>
    <w:aliases w:val="bn"/>
    <w:basedOn w:val="BoxText"/>
    <w:rsid w:val="00EE00C0"/>
    <w:pPr>
      <w:tabs>
        <w:tab w:val="left" w:pos="1985"/>
      </w:tabs>
      <w:spacing w:before="122" w:line="198" w:lineRule="exact"/>
      <w:ind w:left="2948" w:hanging="1814"/>
    </w:pPr>
    <w:rPr>
      <w:sz w:val="18"/>
    </w:rPr>
  </w:style>
  <w:style w:type="paragraph" w:customStyle="1" w:styleId="BoxPara">
    <w:name w:val="BoxPara"/>
    <w:aliases w:val="bp"/>
    <w:basedOn w:val="BoxText"/>
    <w:rsid w:val="00EE00C0"/>
    <w:pPr>
      <w:tabs>
        <w:tab w:val="right" w:pos="2268"/>
      </w:tabs>
      <w:ind w:left="2552" w:hanging="1418"/>
    </w:pPr>
  </w:style>
  <w:style w:type="paragraph" w:customStyle="1" w:styleId="BoxStep">
    <w:name w:val="BoxStep"/>
    <w:aliases w:val="bs"/>
    <w:basedOn w:val="BoxText"/>
    <w:rsid w:val="00EE00C0"/>
    <w:pPr>
      <w:ind w:left="1985" w:hanging="851"/>
    </w:pPr>
  </w:style>
  <w:style w:type="paragraph" w:styleId="Caption">
    <w:name w:val="caption"/>
    <w:next w:val="Normal"/>
    <w:qFormat/>
    <w:rsid w:val="00EE00C0"/>
    <w:pPr>
      <w:spacing w:before="120" w:after="120"/>
    </w:pPr>
    <w:rPr>
      <w:b/>
      <w:bCs/>
    </w:rPr>
  </w:style>
  <w:style w:type="character" w:customStyle="1" w:styleId="CharAmPartNo">
    <w:name w:val="CharAmPartNo"/>
    <w:basedOn w:val="DefaultParagraphFont"/>
    <w:rsid w:val="00EE00C0"/>
  </w:style>
  <w:style w:type="character" w:customStyle="1" w:styleId="CharAmPartText">
    <w:name w:val="CharAmPartText"/>
    <w:basedOn w:val="DefaultParagraphFont"/>
    <w:rsid w:val="00EE00C0"/>
  </w:style>
  <w:style w:type="character" w:customStyle="1" w:styleId="CharAmSchNo">
    <w:name w:val="CharAmSchNo"/>
    <w:basedOn w:val="DefaultParagraphFont"/>
    <w:rsid w:val="00EE00C0"/>
  </w:style>
  <w:style w:type="character" w:customStyle="1" w:styleId="CharAmSchText">
    <w:name w:val="CharAmSchText"/>
    <w:basedOn w:val="DefaultParagraphFont"/>
    <w:rsid w:val="00EE00C0"/>
  </w:style>
  <w:style w:type="character" w:customStyle="1" w:styleId="CharBoldItalic">
    <w:name w:val="CharBoldItalic"/>
    <w:basedOn w:val="DefaultParagraphFont"/>
    <w:rsid w:val="00EE00C0"/>
    <w:rPr>
      <w:b/>
      <w:i/>
    </w:rPr>
  </w:style>
  <w:style w:type="character" w:customStyle="1" w:styleId="CharChapNo">
    <w:name w:val="CharChapNo"/>
    <w:basedOn w:val="DefaultParagraphFont"/>
    <w:rsid w:val="00EE00C0"/>
  </w:style>
  <w:style w:type="character" w:customStyle="1" w:styleId="CharChapText">
    <w:name w:val="CharChapText"/>
    <w:basedOn w:val="DefaultParagraphFont"/>
    <w:rsid w:val="00EE00C0"/>
  </w:style>
  <w:style w:type="character" w:customStyle="1" w:styleId="CharDivNo">
    <w:name w:val="CharDivNo"/>
    <w:basedOn w:val="DefaultParagraphFont"/>
    <w:rsid w:val="00EE00C0"/>
  </w:style>
  <w:style w:type="character" w:customStyle="1" w:styleId="CharDivText">
    <w:name w:val="CharDivText"/>
    <w:basedOn w:val="DefaultParagraphFont"/>
    <w:rsid w:val="00EE00C0"/>
  </w:style>
  <w:style w:type="character" w:customStyle="1" w:styleId="CharItalic">
    <w:name w:val="CharItalic"/>
    <w:basedOn w:val="DefaultParagraphFont"/>
    <w:rsid w:val="00EE00C0"/>
    <w:rPr>
      <w:i/>
    </w:rPr>
  </w:style>
  <w:style w:type="character" w:customStyle="1" w:styleId="CharNotesItals">
    <w:name w:val="CharNotesItals"/>
    <w:basedOn w:val="DefaultParagraphFont"/>
    <w:rsid w:val="00EE00C0"/>
    <w:rPr>
      <w:i/>
    </w:rPr>
  </w:style>
  <w:style w:type="character" w:customStyle="1" w:styleId="CharNotesReg">
    <w:name w:val="CharNotesReg"/>
    <w:basedOn w:val="DefaultParagraphFont"/>
    <w:rsid w:val="00EE00C0"/>
  </w:style>
  <w:style w:type="character" w:customStyle="1" w:styleId="CharPartNo">
    <w:name w:val="CharPartNo"/>
    <w:basedOn w:val="DefaultParagraphFont"/>
    <w:rsid w:val="00EE00C0"/>
  </w:style>
  <w:style w:type="character" w:customStyle="1" w:styleId="CharPartText">
    <w:name w:val="CharPartText"/>
    <w:basedOn w:val="DefaultParagraphFont"/>
    <w:rsid w:val="00EE00C0"/>
  </w:style>
  <w:style w:type="character" w:customStyle="1" w:styleId="CharSectno">
    <w:name w:val="CharSectno"/>
    <w:basedOn w:val="DefaultParagraphFont"/>
    <w:rsid w:val="00EE00C0"/>
  </w:style>
  <w:style w:type="character" w:customStyle="1" w:styleId="CharSubdNo">
    <w:name w:val="CharSubdNo"/>
    <w:basedOn w:val="DefaultParagraphFont"/>
    <w:rsid w:val="00EE00C0"/>
  </w:style>
  <w:style w:type="character" w:customStyle="1" w:styleId="CharSubdText">
    <w:name w:val="CharSubdText"/>
    <w:basedOn w:val="DefaultParagraphFont"/>
    <w:rsid w:val="00EE00C0"/>
  </w:style>
  <w:style w:type="paragraph" w:styleId="Closing">
    <w:name w:val="Closing"/>
    <w:rsid w:val="00EE00C0"/>
    <w:pPr>
      <w:ind w:left="4252"/>
    </w:pPr>
    <w:rPr>
      <w:sz w:val="22"/>
      <w:szCs w:val="24"/>
    </w:rPr>
  </w:style>
  <w:style w:type="character" w:styleId="CommentReference">
    <w:name w:val="annotation reference"/>
    <w:basedOn w:val="DefaultParagraphFont"/>
    <w:rsid w:val="00EE00C0"/>
    <w:rPr>
      <w:sz w:val="16"/>
      <w:szCs w:val="16"/>
    </w:rPr>
  </w:style>
  <w:style w:type="paragraph" w:styleId="CommentText">
    <w:name w:val="annotation text"/>
    <w:rsid w:val="00EE00C0"/>
  </w:style>
  <w:style w:type="paragraph" w:styleId="CommentSubject">
    <w:name w:val="annotation subject"/>
    <w:next w:val="CommentText"/>
    <w:rsid w:val="00EE00C0"/>
    <w:rPr>
      <w:b/>
      <w:bCs/>
      <w:szCs w:val="24"/>
    </w:rPr>
  </w:style>
  <w:style w:type="paragraph" w:customStyle="1" w:styleId="Contents">
    <w:name w:val="Contents"/>
    <w:basedOn w:val="Normal"/>
    <w:next w:val="Normal"/>
    <w:rsid w:val="00EE00C0"/>
    <w:rPr>
      <w:sz w:val="36"/>
    </w:rPr>
  </w:style>
  <w:style w:type="paragraph" w:customStyle="1" w:styleId="CoverActNo">
    <w:name w:val="CoverActNo"/>
    <w:basedOn w:val="UpdateDate"/>
    <w:rsid w:val="00EE00C0"/>
    <w:rPr>
      <w:b/>
    </w:rPr>
  </w:style>
  <w:style w:type="paragraph" w:customStyle="1" w:styleId="CTHeading">
    <w:name w:val="CT Heading"/>
    <w:basedOn w:val="Heading8"/>
    <w:next w:val="Normal"/>
    <w:rsid w:val="00EE00C0"/>
    <w:rPr>
      <w:rFonts w:ascii="Times New Roman" w:hAnsi="Times New Roman"/>
      <w:sz w:val="20"/>
    </w:rPr>
  </w:style>
  <w:style w:type="paragraph" w:customStyle="1" w:styleId="notetext">
    <w:name w:val="note(text)"/>
    <w:aliases w:val="n"/>
    <w:rsid w:val="00EE00C0"/>
    <w:pPr>
      <w:spacing w:before="122" w:line="198" w:lineRule="exact"/>
      <w:ind w:left="1985" w:hanging="851"/>
    </w:pPr>
    <w:rPr>
      <w:sz w:val="18"/>
      <w:szCs w:val="24"/>
    </w:rPr>
  </w:style>
  <w:style w:type="paragraph" w:customStyle="1" w:styleId="notemargin">
    <w:name w:val="note(margin)"/>
    <w:aliases w:val="nm"/>
    <w:basedOn w:val="notetext"/>
    <w:rsid w:val="00EE00C0"/>
    <w:pPr>
      <w:tabs>
        <w:tab w:val="left" w:pos="709"/>
      </w:tabs>
      <w:ind w:left="709" w:hanging="709"/>
    </w:pPr>
  </w:style>
  <w:style w:type="paragraph" w:customStyle="1" w:styleId="CTNote">
    <w:name w:val="CT Note"/>
    <w:basedOn w:val="notemargin"/>
    <w:next w:val="CTHeading"/>
    <w:autoRedefine/>
    <w:rsid w:val="00EE00C0"/>
    <w:pPr>
      <w:ind w:left="0" w:firstLine="0"/>
    </w:pPr>
    <w:rPr>
      <w:i/>
    </w:rPr>
  </w:style>
  <w:style w:type="paragraph" w:customStyle="1" w:styleId="CTA-">
    <w:name w:val="CTA -"/>
    <w:next w:val="Normal"/>
    <w:rsid w:val="00EE00C0"/>
    <w:pPr>
      <w:spacing w:before="60" w:line="240" w:lineRule="atLeast"/>
      <w:ind w:left="85" w:hanging="85"/>
    </w:pPr>
    <w:rPr>
      <w:lang w:eastAsia="en-US"/>
    </w:rPr>
  </w:style>
  <w:style w:type="paragraph" w:customStyle="1" w:styleId="CTA--">
    <w:name w:val="CTA --"/>
    <w:next w:val="Normal"/>
    <w:rsid w:val="00EE00C0"/>
    <w:pPr>
      <w:spacing w:before="60" w:line="240" w:lineRule="atLeast"/>
      <w:ind w:left="142" w:hanging="142"/>
    </w:pPr>
    <w:rPr>
      <w:lang w:eastAsia="en-US"/>
    </w:rPr>
  </w:style>
  <w:style w:type="paragraph" w:customStyle="1" w:styleId="CTA---">
    <w:name w:val="CTA ---"/>
    <w:next w:val="Normal"/>
    <w:rsid w:val="00EE00C0"/>
    <w:pPr>
      <w:spacing w:before="60" w:line="240" w:lineRule="atLeast"/>
      <w:ind w:left="198" w:hanging="198"/>
    </w:pPr>
    <w:rPr>
      <w:lang w:eastAsia="en-US"/>
    </w:rPr>
  </w:style>
  <w:style w:type="paragraph" w:customStyle="1" w:styleId="CTA----">
    <w:name w:val="CTA ----"/>
    <w:next w:val="Normal"/>
    <w:rsid w:val="00EE00C0"/>
    <w:pPr>
      <w:spacing w:before="60" w:line="240" w:lineRule="atLeast"/>
      <w:ind w:left="255" w:hanging="255"/>
    </w:pPr>
  </w:style>
  <w:style w:type="paragraph" w:customStyle="1" w:styleId="CTA1a">
    <w:name w:val="CTA 1(a)"/>
    <w:basedOn w:val="CTA-"/>
    <w:rsid w:val="00EE00C0"/>
    <w:pPr>
      <w:tabs>
        <w:tab w:val="right" w:pos="414"/>
      </w:tabs>
      <w:spacing w:before="40"/>
      <w:ind w:left="674" w:hanging="674"/>
    </w:pPr>
  </w:style>
  <w:style w:type="paragraph" w:customStyle="1" w:styleId="CTA1ai">
    <w:name w:val="CTA 1(a)(i)"/>
    <w:basedOn w:val="CTA1a"/>
    <w:rsid w:val="00EE00C0"/>
    <w:pPr>
      <w:tabs>
        <w:tab w:val="clear" w:pos="414"/>
        <w:tab w:val="right" w:pos="1004"/>
      </w:tabs>
      <w:ind w:left="1254" w:hanging="1254"/>
    </w:pPr>
  </w:style>
  <w:style w:type="paragraph" w:customStyle="1" w:styleId="CTA2a">
    <w:name w:val="CTA 2(a)"/>
    <w:basedOn w:val="CTA--"/>
    <w:rsid w:val="00EE00C0"/>
    <w:pPr>
      <w:tabs>
        <w:tab w:val="right" w:pos="484"/>
      </w:tabs>
      <w:spacing w:before="40"/>
      <w:ind w:left="748" w:hanging="748"/>
    </w:pPr>
  </w:style>
  <w:style w:type="paragraph" w:customStyle="1" w:styleId="CTA2ai">
    <w:name w:val="CTA 2(a)(i)"/>
    <w:basedOn w:val="CTA2a"/>
    <w:rsid w:val="00EE00C0"/>
    <w:pPr>
      <w:tabs>
        <w:tab w:val="clear" w:pos="484"/>
        <w:tab w:val="right" w:pos="1086"/>
      </w:tabs>
      <w:ind w:left="1324" w:hanging="1324"/>
    </w:pPr>
  </w:style>
  <w:style w:type="paragraph" w:customStyle="1" w:styleId="CTA3a">
    <w:name w:val="CTA 3(a)"/>
    <w:basedOn w:val="CTA---"/>
    <w:rsid w:val="00EE00C0"/>
    <w:pPr>
      <w:tabs>
        <w:tab w:val="right" w:pos="554"/>
      </w:tabs>
      <w:spacing w:before="40"/>
      <w:ind w:left="806" w:hanging="806"/>
    </w:pPr>
  </w:style>
  <w:style w:type="paragraph" w:customStyle="1" w:styleId="CTA3ai">
    <w:name w:val="CTA 3(a)(i)"/>
    <w:basedOn w:val="CTA3a"/>
    <w:rsid w:val="00EE00C0"/>
    <w:pPr>
      <w:tabs>
        <w:tab w:val="clear" w:pos="554"/>
        <w:tab w:val="right" w:pos="1142"/>
      </w:tabs>
      <w:ind w:left="1361" w:hanging="1361"/>
    </w:pPr>
  </w:style>
  <w:style w:type="paragraph" w:customStyle="1" w:styleId="CTA4a">
    <w:name w:val="CTA 4(a)"/>
    <w:basedOn w:val="CTA----"/>
    <w:rsid w:val="00EE00C0"/>
    <w:pPr>
      <w:tabs>
        <w:tab w:val="right" w:pos="624"/>
      </w:tabs>
      <w:spacing w:before="40"/>
      <w:ind w:left="876" w:hanging="876"/>
    </w:pPr>
  </w:style>
  <w:style w:type="paragraph" w:customStyle="1" w:styleId="CTA4ai">
    <w:name w:val="CTA 4(a)(i)"/>
    <w:basedOn w:val="CTA4a"/>
    <w:rsid w:val="00EE00C0"/>
    <w:pPr>
      <w:tabs>
        <w:tab w:val="clear" w:pos="624"/>
        <w:tab w:val="right" w:pos="1212"/>
      </w:tabs>
      <w:ind w:left="1450" w:hanging="1450"/>
    </w:pPr>
  </w:style>
  <w:style w:type="paragraph" w:customStyle="1" w:styleId="CTACAPS">
    <w:name w:val="CTA CAPS"/>
    <w:basedOn w:val="Normal"/>
    <w:rsid w:val="00EE00C0"/>
    <w:pPr>
      <w:spacing w:before="60" w:line="240" w:lineRule="atLeast"/>
    </w:pPr>
    <w:rPr>
      <w:sz w:val="20"/>
    </w:rPr>
  </w:style>
  <w:style w:type="paragraph" w:customStyle="1" w:styleId="CTAright">
    <w:name w:val="CTA right"/>
    <w:basedOn w:val="Normal"/>
    <w:rsid w:val="00EE00C0"/>
    <w:pPr>
      <w:spacing w:before="60" w:line="240" w:lineRule="auto"/>
      <w:jc w:val="right"/>
    </w:pPr>
    <w:rPr>
      <w:sz w:val="20"/>
      <w:szCs w:val="20"/>
      <w:lang w:eastAsia="en-US"/>
    </w:rPr>
  </w:style>
  <w:style w:type="paragraph" w:styleId="Date">
    <w:name w:val="Date"/>
    <w:next w:val="Normal"/>
    <w:rsid w:val="00EE00C0"/>
    <w:rPr>
      <w:sz w:val="22"/>
      <w:szCs w:val="24"/>
    </w:rPr>
  </w:style>
  <w:style w:type="paragraph" w:customStyle="1" w:styleId="subsection">
    <w:name w:val="subsection"/>
    <w:aliases w:val="ss"/>
    <w:rsid w:val="00EE00C0"/>
    <w:pPr>
      <w:tabs>
        <w:tab w:val="right" w:pos="1021"/>
      </w:tabs>
      <w:spacing w:before="180"/>
      <w:ind w:left="1134" w:hanging="1134"/>
    </w:pPr>
    <w:rPr>
      <w:sz w:val="22"/>
      <w:szCs w:val="24"/>
    </w:rPr>
  </w:style>
  <w:style w:type="paragraph" w:customStyle="1" w:styleId="Definition">
    <w:name w:val="Definition"/>
    <w:aliases w:val="dd"/>
    <w:basedOn w:val="subsection"/>
    <w:rsid w:val="00EE00C0"/>
    <w:pPr>
      <w:tabs>
        <w:tab w:val="clear" w:pos="1021"/>
      </w:tabs>
      <w:ind w:firstLine="0"/>
    </w:pPr>
  </w:style>
  <w:style w:type="paragraph" w:styleId="DocumentMap">
    <w:name w:val="Document Map"/>
    <w:rsid w:val="00EE00C0"/>
    <w:pPr>
      <w:shd w:val="clear" w:color="auto" w:fill="000080"/>
    </w:pPr>
    <w:rPr>
      <w:rFonts w:ascii="Tahoma" w:hAnsi="Tahoma" w:cs="Tahoma"/>
      <w:sz w:val="22"/>
      <w:szCs w:val="24"/>
    </w:rPr>
  </w:style>
  <w:style w:type="paragraph" w:styleId="E-mailSignature">
    <w:name w:val="E-mail Signature"/>
    <w:rsid w:val="00EE00C0"/>
    <w:rPr>
      <w:sz w:val="22"/>
      <w:szCs w:val="24"/>
    </w:rPr>
  </w:style>
  <w:style w:type="character" w:styleId="Emphasis">
    <w:name w:val="Emphasis"/>
    <w:basedOn w:val="DefaultParagraphFont"/>
    <w:qFormat/>
    <w:rsid w:val="00EE00C0"/>
    <w:rPr>
      <w:i/>
      <w:iCs/>
    </w:rPr>
  </w:style>
  <w:style w:type="paragraph" w:customStyle="1" w:styleId="EndNote">
    <w:name w:val="EndNote"/>
    <w:basedOn w:val="Normal"/>
    <w:link w:val="EndNoteChar"/>
    <w:rsid w:val="00EE00C0"/>
    <w:pPr>
      <w:spacing w:before="180"/>
    </w:pPr>
  </w:style>
  <w:style w:type="character" w:styleId="EndnoteReference">
    <w:name w:val="endnote reference"/>
    <w:basedOn w:val="DefaultParagraphFont"/>
    <w:rsid w:val="00EE00C0"/>
    <w:rPr>
      <w:vertAlign w:val="superscript"/>
    </w:rPr>
  </w:style>
  <w:style w:type="paragraph" w:styleId="EndnoteText">
    <w:name w:val="endnote text"/>
    <w:rsid w:val="00EE00C0"/>
  </w:style>
  <w:style w:type="paragraph" w:customStyle="1" w:styleId="ENoteNo">
    <w:name w:val="ENoteNo"/>
    <w:basedOn w:val="Normal"/>
    <w:rsid w:val="00EE00C0"/>
    <w:pPr>
      <w:spacing w:before="120" w:after="120"/>
      <w:ind w:left="1134" w:hanging="1134"/>
    </w:pPr>
    <w:rPr>
      <w:rFonts w:ascii="Arial" w:hAnsi="Arial"/>
      <w:b/>
      <w:sz w:val="24"/>
    </w:rPr>
  </w:style>
  <w:style w:type="paragraph" w:styleId="EnvelopeAddress">
    <w:name w:val="envelope address"/>
    <w:rsid w:val="00EE00C0"/>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EE00C0"/>
    <w:rPr>
      <w:rFonts w:ascii="Arial" w:hAnsi="Arial" w:cs="Arial"/>
    </w:rPr>
  </w:style>
  <w:style w:type="paragraph" w:customStyle="1" w:styleId="ETAsubitem">
    <w:name w:val="ETA(subitem)"/>
    <w:rsid w:val="00EE00C0"/>
    <w:pPr>
      <w:tabs>
        <w:tab w:val="right" w:pos="340"/>
      </w:tabs>
      <w:spacing w:before="60"/>
      <w:ind w:left="454" w:hanging="454"/>
    </w:pPr>
    <w:rPr>
      <w:szCs w:val="24"/>
    </w:rPr>
  </w:style>
  <w:style w:type="paragraph" w:customStyle="1" w:styleId="ETApara">
    <w:name w:val="ETA(para)"/>
    <w:basedOn w:val="ETAsubitem"/>
    <w:rsid w:val="00EE00C0"/>
    <w:pPr>
      <w:tabs>
        <w:tab w:val="clear" w:pos="340"/>
        <w:tab w:val="right" w:pos="753"/>
      </w:tabs>
      <w:ind w:left="828" w:hanging="828"/>
    </w:pPr>
  </w:style>
  <w:style w:type="paragraph" w:customStyle="1" w:styleId="ETAsubpara">
    <w:name w:val="ETA(subpara)"/>
    <w:basedOn w:val="ETAsubitem"/>
    <w:rsid w:val="00EE00C0"/>
    <w:pPr>
      <w:tabs>
        <w:tab w:val="clear" w:pos="340"/>
        <w:tab w:val="right" w:pos="1083"/>
      </w:tabs>
      <w:ind w:left="1193" w:hanging="1193"/>
    </w:pPr>
  </w:style>
  <w:style w:type="paragraph" w:customStyle="1" w:styleId="ETAsub-subpara">
    <w:name w:val="ETA(sub-subpara)"/>
    <w:basedOn w:val="ETAsubpara"/>
    <w:rsid w:val="00EE00C0"/>
    <w:pPr>
      <w:tabs>
        <w:tab w:val="clear" w:pos="1083"/>
        <w:tab w:val="right" w:pos="1413"/>
      </w:tabs>
      <w:ind w:left="1523" w:hanging="1523"/>
    </w:pPr>
  </w:style>
  <w:style w:type="character" w:styleId="FollowedHyperlink">
    <w:name w:val="FollowedHyperlink"/>
    <w:basedOn w:val="DefaultParagraphFont"/>
    <w:rsid w:val="00EE00C0"/>
    <w:rPr>
      <w:color w:val="800080"/>
      <w:u w:val="single"/>
    </w:rPr>
  </w:style>
  <w:style w:type="paragraph" w:styleId="Footer">
    <w:name w:val="footer"/>
    <w:rsid w:val="00EE00C0"/>
    <w:pPr>
      <w:tabs>
        <w:tab w:val="center" w:pos="4153"/>
        <w:tab w:val="right" w:pos="8306"/>
      </w:tabs>
    </w:pPr>
    <w:rPr>
      <w:sz w:val="22"/>
      <w:szCs w:val="24"/>
    </w:rPr>
  </w:style>
  <w:style w:type="character" w:styleId="FootnoteReference">
    <w:name w:val="footnote reference"/>
    <w:basedOn w:val="DefaultParagraphFont"/>
    <w:rsid w:val="00EE00C0"/>
    <w:rPr>
      <w:vertAlign w:val="superscript"/>
    </w:rPr>
  </w:style>
  <w:style w:type="paragraph" w:styleId="FootnoteText">
    <w:name w:val="footnote text"/>
    <w:rsid w:val="00EE00C0"/>
  </w:style>
  <w:style w:type="paragraph" w:customStyle="1" w:styleId="Formula">
    <w:name w:val="Formula"/>
    <w:rsid w:val="00EE00C0"/>
    <w:pPr>
      <w:ind w:left="1134"/>
    </w:pPr>
    <w:rPr>
      <w:szCs w:val="24"/>
    </w:rPr>
  </w:style>
  <w:style w:type="paragraph" w:styleId="Header">
    <w:name w:val="header"/>
    <w:rsid w:val="00EE00C0"/>
    <w:pPr>
      <w:keepNext/>
      <w:keepLines/>
      <w:tabs>
        <w:tab w:val="center" w:pos="4153"/>
        <w:tab w:val="right" w:pos="8306"/>
      </w:tabs>
      <w:spacing w:line="160" w:lineRule="exact"/>
    </w:pPr>
    <w:rPr>
      <w:sz w:val="16"/>
      <w:szCs w:val="24"/>
    </w:rPr>
  </w:style>
  <w:style w:type="paragraph" w:customStyle="1" w:styleId="Headerpartodd">
    <w:name w:val="Header.part.odd"/>
    <w:basedOn w:val="Normal"/>
    <w:rsid w:val="00EE00C0"/>
    <w:pPr>
      <w:keepNext/>
    </w:pPr>
    <w:rPr>
      <w:sz w:val="20"/>
    </w:rPr>
  </w:style>
  <w:style w:type="paragraph" w:customStyle="1" w:styleId="House">
    <w:name w:val="House"/>
    <w:rsid w:val="00EE00C0"/>
    <w:rPr>
      <w:sz w:val="28"/>
      <w:szCs w:val="24"/>
    </w:rPr>
  </w:style>
  <w:style w:type="character" w:styleId="HTMLAcronym">
    <w:name w:val="HTML Acronym"/>
    <w:basedOn w:val="DefaultParagraphFont"/>
    <w:rsid w:val="00EE00C0"/>
  </w:style>
  <w:style w:type="paragraph" w:styleId="HTMLAddress">
    <w:name w:val="HTML Address"/>
    <w:rsid w:val="00EE00C0"/>
    <w:rPr>
      <w:i/>
      <w:iCs/>
      <w:sz w:val="22"/>
      <w:szCs w:val="24"/>
    </w:rPr>
  </w:style>
  <w:style w:type="character" w:styleId="HTMLCite">
    <w:name w:val="HTML Cite"/>
    <w:basedOn w:val="DefaultParagraphFont"/>
    <w:rsid w:val="00EE00C0"/>
    <w:rPr>
      <w:i/>
      <w:iCs/>
    </w:rPr>
  </w:style>
  <w:style w:type="character" w:styleId="HTMLCode">
    <w:name w:val="HTML Code"/>
    <w:basedOn w:val="DefaultParagraphFont"/>
    <w:rsid w:val="00EE00C0"/>
    <w:rPr>
      <w:rFonts w:ascii="Courier New" w:hAnsi="Courier New" w:cs="Courier New"/>
      <w:sz w:val="20"/>
      <w:szCs w:val="20"/>
    </w:rPr>
  </w:style>
  <w:style w:type="character" w:styleId="HTMLDefinition">
    <w:name w:val="HTML Definition"/>
    <w:basedOn w:val="DefaultParagraphFont"/>
    <w:rsid w:val="00EE00C0"/>
    <w:rPr>
      <w:i/>
      <w:iCs/>
    </w:rPr>
  </w:style>
  <w:style w:type="character" w:styleId="HTMLKeyboard">
    <w:name w:val="HTML Keyboard"/>
    <w:basedOn w:val="DefaultParagraphFont"/>
    <w:rsid w:val="00EE00C0"/>
    <w:rPr>
      <w:rFonts w:ascii="Courier New" w:hAnsi="Courier New" w:cs="Courier New"/>
      <w:sz w:val="20"/>
      <w:szCs w:val="20"/>
    </w:rPr>
  </w:style>
  <w:style w:type="paragraph" w:styleId="HTMLPreformatted">
    <w:name w:val="HTML Preformatted"/>
    <w:rsid w:val="00EE00C0"/>
    <w:rPr>
      <w:rFonts w:ascii="Courier New" w:hAnsi="Courier New" w:cs="Courier New"/>
    </w:rPr>
  </w:style>
  <w:style w:type="character" w:styleId="HTMLSample">
    <w:name w:val="HTML Sample"/>
    <w:basedOn w:val="DefaultParagraphFont"/>
    <w:rsid w:val="00EE00C0"/>
    <w:rPr>
      <w:rFonts w:ascii="Courier New" w:hAnsi="Courier New" w:cs="Courier New"/>
    </w:rPr>
  </w:style>
  <w:style w:type="character" w:styleId="HTMLTypewriter">
    <w:name w:val="HTML Typewriter"/>
    <w:basedOn w:val="DefaultParagraphFont"/>
    <w:rsid w:val="00EE00C0"/>
    <w:rPr>
      <w:rFonts w:ascii="Courier New" w:hAnsi="Courier New" w:cs="Courier New"/>
      <w:sz w:val="20"/>
      <w:szCs w:val="20"/>
    </w:rPr>
  </w:style>
  <w:style w:type="character" w:styleId="HTMLVariable">
    <w:name w:val="HTML Variable"/>
    <w:basedOn w:val="DefaultParagraphFont"/>
    <w:rsid w:val="00EE00C0"/>
    <w:rPr>
      <w:i/>
      <w:iCs/>
    </w:rPr>
  </w:style>
  <w:style w:type="character" w:styleId="Hyperlink">
    <w:name w:val="Hyperlink"/>
    <w:basedOn w:val="DefaultParagraphFont"/>
    <w:rsid w:val="00EE00C0"/>
    <w:rPr>
      <w:color w:val="0000FF"/>
      <w:u w:val="single"/>
    </w:rPr>
  </w:style>
  <w:style w:type="paragraph" w:styleId="Index1">
    <w:name w:val="index 1"/>
    <w:next w:val="Normal"/>
    <w:rsid w:val="00EE00C0"/>
    <w:pPr>
      <w:ind w:left="220" w:hanging="220"/>
    </w:pPr>
    <w:rPr>
      <w:sz w:val="22"/>
      <w:szCs w:val="24"/>
    </w:rPr>
  </w:style>
  <w:style w:type="paragraph" w:styleId="Index2">
    <w:name w:val="index 2"/>
    <w:next w:val="Normal"/>
    <w:rsid w:val="00EE00C0"/>
    <w:pPr>
      <w:ind w:left="440" w:hanging="220"/>
    </w:pPr>
    <w:rPr>
      <w:sz w:val="22"/>
      <w:szCs w:val="24"/>
    </w:rPr>
  </w:style>
  <w:style w:type="paragraph" w:styleId="Index3">
    <w:name w:val="index 3"/>
    <w:next w:val="Normal"/>
    <w:rsid w:val="00EE00C0"/>
    <w:pPr>
      <w:ind w:left="660" w:hanging="220"/>
    </w:pPr>
    <w:rPr>
      <w:sz w:val="22"/>
      <w:szCs w:val="24"/>
    </w:rPr>
  </w:style>
  <w:style w:type="paragraph" w:styleId="Index4">
    <w:name w:val="index 4"/>
    <w:next w:val="Normal"/>
    <w:rsid w:val="00EE00C0"/>
    <w:pPr>
      <w:ind w:left="880" w:hanging="220"/>
    </w:pPr>
    <w:rPr>
      <w:sz w:val="22"/>
      <w:szCs w:val="24"/>
    </w:rPr>
  </w:style>
  <w:style w:type="paragraph" w:styleId="Index5">
    <w:name w:val="index 5"/>
    <w:next w:val="Normal"/>
    <w:rsid w:val="00EE00C0"/>
    <w:pPr>
      <w:ind w:left="1100" w:hanging="220"/>
    </w:pPr>
    <w:rPr>
      <w:sz w:val="22"/>
      <w:szCs w:val="24"/>
    </w:rPr>
  </w:style>
  <w:style w:type="paragraph" w:styleId="Index6">
    <w:name w:val="index 6"/>
    <w:next w:val="Normal"/>
    <w:rsid w:val="00EE00C0"/>
    <w:pPr>
      <w:ind w:left="1320" w:hanging="220"/>
    </w:pPr>
    <w:rPr>
      <w:sz w:val="22"/>
      <w:szCs w:val="24"/>
    </w:rPr>
  </w:style>
  <w:style w:type="paragraph" w:styleId="Index7">
    <w:name w:val="index 7"/>
    <w:next w:val="Normal"/>
    <w:rsid w:val="00EE00C0"/>
    <w:pPr>
      <w:ind w:left="1540" w:hanging="220"/>
    </w:pPr>
    <w:rPr>
      <w:sz w:val="22"/>
      <w:szCs w:val="24"/>
    </w:rPr>
  </w:style>
  <w:style w:type="paragraph" w:styleId="Index8">
    <w:name w:val="index 8"/>
    <w:next w:val="Normal"/>
    <w:rsid w:val="00EE00C0"/>
    <w:pPr>
      <w:ind w:left="1760" w:hanging="220"/>
    </w:pPr>
    <w:rPr>
      <w:sz w:val="22"/>
      <w:szCs w:val="24"/>
    </w:rPr>
  </w:style>
  <w:style w:type="paragraph" w:styleId="Index9">
    <w:name w:val="index 9"/>
    <w:next w:val="Normal"/>
    <w:rsid w:val="00EE00C0"/>
    <w:pPr>
      <w:ind w:left="1980" w:hanging="220"/>
    </w:pPr>
    <w:rPr>
      <w:sz w:val="22"/>
      <w:szCs w:val="24"/>
    </w:rPr>
  </w:style>
  <w:style w:type="paragraph" w:styleId="IndexHeading">
    <w:name w:val="index heading"/>
    <w:next w:val="Index1"/>
    <w:rsid w:val="00EE00C0"/>
    <w:rPr>
      <w:rFonts w:ascii="Arial" w:hAnsi="Arial" w:cs="Arial"/>
      <w:b/>
      <w:bCs/>
      <w:sz w:val="22"/>
      <w:szCs w:val="24"/>
    </w:rPr>
  </w:style>
  <w:style w:type="paragraph" w:customStyle="1" w:styleId="Item">
    <w:name w:val="Item"/>
    <w:aliases w:val="i"/>
    <w:basedOn w:val="subsection"/>
    <w:next w:val="Normal"/>
    <w:rsid w:val="00EE00C0"/>
    <w:pPr>
      <w:keepLines/>
      <w:tabs>
        <w:tab w:val="clear" w:pos="1021"/>
      </w:tabs>
      <w:spacing w:before="80"/>
      <w:ind w:left="709" w:firstLine="0"/>
    </w:pPr>
  </w:style>
  <w:style w:type="paragraph" w:customStyle="1" w:styleId="ItemHead">
    <w:name w:val="ItemHead"/>
    <w:aliases w:val="ih"/>
    <w:basedOn w:val="Heading1"/>
    <w:next w:val="Item"/>
    <w:rsid w:val="00EE00C0"/>
    <w:pPr>
      <w:keepNext w:val="0"/>
      <w:spacing w:before="220"/>
      <w:ind w:left="709" w:hanging="709"/>
      <w:outlineLvl w:val="9"/>
    </w:pPr>
    <w:rPr>
      <w:rFonts w:ascii="Arial" w:hAnsi="Arial" w:cs="Arial"/>
      <w:sz w:val="24"/>
    </w:rPr>
  </w:style>
  <w:style w:type="character" w:styleId="LineNumber">
    <w:name w:val="line number"/>
    <w:basedOn w:val="DefaultParagraphFont"/>
    <w:rsid w:val="00EE00C0"/>
    <w:rPr>
      <w:sz w:val="16"/>
    </w:rPr>
  </w:style>
  <w:style w:type="paragraph" w:styleId="List">
    <w:name w:val="List"/>
    <w:rsid w:val="00EE00C0"/>
    <w:pPr>
      <w:ind w:left="283" w:hanging="283"/>
    </w:pPr>
    <w:rPr>
      <w:sz w:val="22"/>
      <w:szCs w:val="24"/>
    </w:rPr>
  </w:style>
  <w:style w:type="paragraph" w:styleId="List2">
    <w:name w:val="List 2"/>
    <w:rsid w:val="00EE00C0"/>
    <w:pPr>
      <w:ind w:left="566" w:hanging="283"/>
    </w:pPr>
    <w:rPr>
      <w:sz w:val="22"/>
      <w:szCs w:val="24"/>
    </w:rPr>
  </w:style>
  <w:style w:type="paragraph" w:styleId="List3">
    <w:name w:val="List 3"/>
    <w:rsid w:val="00EE00C0"/>
    <w:pPr>
      <w:ind w:left="849" w:hanging="283"/>
    </w:pPr>
    <w:rPr>
      <w:sz w:val="22"/>
      <w:szCs w:val="24"/>
    </w:rPr>
  </w:style>
  <w:style w:type="paragraph" w:styleId="List4">
    <w:name w:val="List 4"/>
    <w:rsid w:val="00EE00C0"/>
    <w:pPr>
      <w:ind w:left="1132" w:hanging="283"/>
    </w:pPr>
    <w:rPr>
      <w:sz w:val="22"/>
      <w:szCs w:val="24"/>
    </w:rPr>
  </w:style>
  <w:style w:type="paragraph" w:styleId="List5">
    <w:name w:val="List 5"/>
    <w:rsid w:val="00EE00C0"/>
    <w:pPr>
      <w:ind w:left="1415" w:hanging="283"/>
    </w:pPr>
    <w:rPr>
      <w:sz w:val="22"/>
      <w:szCs w:val="24"/>
    </w:rPr>
  </w:style>
  <w:style w:type="paragraph" w:styleId="ListBullet">
    <w:name w:val="List Bullet"/>
    <w:rsid w:val="00EE00C0"/>
    <w:pPr>
      <w:numPr>
        <w:numId w:val="7"/>
      </w:numPr>
      <w:tabs>
        <w:tab w:val="clear" w:pos="360"/>
        <w:tab w:val="num" w:pos="2989"/>
      </w:tabs>
      <w:ind w:left="1225" w:firstLine="1043"/>
    </w:pPr>
    <w:rPr>
      <w:sz w:val="22"/>
      <w:szCs w:val="24"/>
    </w:rPr>
  </w:style>
  <w:style w:type="paragraph" w:styleId="ListBullet2">
    <w:name w:val="List Bullet 2"/>
    <w:rsid w:val="00EE00C0"/>
    <w:pPr>
      <w:numPr>
        <w:numId w:val="9"/>
      </w:numPr>
      <w:tabs>
        <w:tab w:val="clear" w:pos="643"/>
        <w:tab w:val="num" w:pos="360"/>
      </w:tabs>
      <w:ind w:left="360"/>
    </w:pPr>
    <w:rPr>
      <w:sz w:val="22"/>
      <w:szCs w:val="24"/>
    </w:rPr>
  </w:style>
  <w:style w:type="paragraph" w:styleId="ListBullet3">
    <w:name w:val="List Bullet 3"/>
    <w:rsid w:val="00EE00C0"/>
    <w:pPr>
      <w:numPr>
        <w:numId w:val="11"/>
      </w:numPr>
      <w:tabs>
        <w:tab w:val="clear" w:pos="926"/>
        <w:tab w:val="num" w:pos="360"/>
      </w:tabs>
      <w:ind w:left="360"/>
    </w:pPr>
    <w:rPr>
      <w:sz w:val="22"/>
      <w:szCs w:val="24"/>
    </w:rPr>
  </w:style>
  <w:style w:type="paragraph" w:styleId="ListBullet4">
    <w:name w:val="List Bullet 4"/>
    <w:rsid w:val="00EE00C0"/>
    <w:pPr>
      <w:numPr>
        <w:numId w:val="13"/>
      </w:numPr>
      <w:tabs>
        <w:tab w:val="clear" w:pos="1209"/>
        <w:tab w:val="num" w:pos="926"/>
      </w:tabs>
      <w:ind w:left="926"/>
    </w:pPr>
    <w:rPr>
      <w:sz w:val="22"/>
      <w:szCs w:val="24"/>
    </w:rPr>
  </w:style>
  <w:style w:type="paragraph" w:styleId="ListBullet5">
    <w:name w:val="List Bullet 5"/>
    <w:rsid w:val="00EE00C0"/>
    <w:pPr>
      <w:numPr>
        <w:numId w:val="15"/>
      </w:numPr>
    </w:pPr>
    <w:rPr>
      <w:sz w:val="22"/>
      <w:szCs w:val="24"/>
    </w:rPr>
  </w:style>
  <w:style w:type="paragraph" w:styleId="ListContinue">
    <w:name w:val="List Continue"/>
    <w:rsid w:val="00EE00C0"/>
    <w:pPr>
      <w:spacing w:after="120"/>
      <w:ind w:left="283"/>
    </w:pPr>
    <w:rPr>
      <w:sz w:val="22"/>
      <w:szCs w:val="24"/>
    </w:rPr>
  </w:style>
  <w:style w:type="paragraph" w:styleId="ListContinue2">
    <w:name w:val="List Continue 2"/>
    <w:rsid w:val="00EE00C0"/>
    <w:pPr>
      <w:spacing w:after="120"/>
      <w:ind w:left="566"/>
    </w:pPr>
    <w:rPr>
      <w:sz w:val="22"/>
      <w:szCs w:val="24"/>
    </w:rPr>
  </w:style>
  <w:style w:type="paragraph" w:styleId="ListContinue3">
    <w:name w:val="List Continue 3"/>
    <w:rsid w:val="00EE00C0"/>
    <w:pPr>
      <w:spacing w:after="120"/>
      <w:ind w:left="849"/>
    </w:pPr>
    <w:rPr>
      <w:sz w:val="22"/>
      <w:szCs w:val="24"/>
    </w:rPr>
  </w:style>
  <w:style w:type="paragraph" w:styleId="ListContinue4">
    <w:name w:val="List Continue 4"/>
    <w:rsid w:val="00EE00C0"/>
    <w:pPr>
      <w:spacing w:after="120"/>
      <w:ind w:left="1132"/>
    </w:pPr>
    <w:rPr>
      <w:sz w:val="22"/>
      <w:szCs w:val="24"/>
    </w:rPr>
  </w:style>
  <w:style w:type="paragraph" w:styleId="ListContinue5">
    <w:name w:val="List Continue 5"/>
    <w:rsid w:val="00EE00C0"/>
    <w:pPr>
      <w:spacing w:after="120"/>
      <w:ind w:left="1415"/>
    </w:pPr>
    <w:rPr>
      <w:sz w:val="22"/>
      <w:szCs w:val="24"/>
    </w:rPr>
  </w:style>
  <w:style w:type="paragraph" w:styleId="ListNumber">
    <w:name w:val="List Number"/>
    <w:rsid w:val="00EE00C0"/>
    <w:pPr>
      <w:numPr>
        <w:numId w:val="17"/>
      </w:numPr>
      <w:tabs>
        <w:tab w:val="clear" w:pos="360"/>
        <w:tab w:val="num" w:pos="4242"/>
      </w:tabs>
      <w:ind w:left="3521" w:hanging="1043"/>
    </w:pPr>
    <w:rPr>
      <w:sz w:val="22"/>
      <w:szCs w:val="24"/>
    </w:rPr>
  </w:style>
  <w:style w:type="paragraph" w:styleId="ListNumber2">
    <w:name w:val="List Number 2"/>
    <w:rsid w:val="00EE00C0"/>
    <w:pPr>
      <w:numPr>
        <w:numId w:val="19"/>
      </w:numPr>
      <w:tabs>
        <w:tab w:val="clear" w:pos="643"/>
        <w:tab w:val="num" w:pos="360"/>
      </w:tabs>
      <w:ind w:left="360"/>
    </w:pPr>
    <w:rPr>
      <w:sz w:val="22"/>
      <w:szCs w:val="24"/>
    </w:rPr>
  </w:style>
  <w:style w:type="paragraph" w:styleId="ListNumber3">
    <w:name w:val="List Number 3"/>
    <w:rsid w:val="00EE00C0"/>
    <w:pPr>
      <w:numPr>
        <w:numId w:val="21"/>
      </w:numPr>
      <w:tabs>
        <w:tab w:val="clear" w:pos="926"/>
        <w:tab w:val="num" w:pos="360"/>
      </w:tabs>
      <w:ind w:left="360"/>
    </w:pPr>
    <w:rPr>
      <w:sz w:val="22"/>
      <w:szCs w:val="24"/>
    </w:rPr>
  </w:style>
  <w:style w:type="paragraph" w:styleId="ListNumber4">
    <w:name w:val="List Number 4"/>
    <w:rsid w:val="00EE00C0"/>
    <w:pPr>
      <w:numPr>
        <w:numId w:val="23"/>
      </w:numPr>
      <w:tabs>
        <w:tab w:val="clear" w:pos="1209"/>
        <w:tab w:val="num" w:pos="360"/>
      </w:tabs>
      <w:ind w:left="360"/>
    </w:pPr>
    <w:rPr>
      <w:sz w:val="22"/>
      <w:szCs w:val="24"/>
    </w:rPr>
  </w:style>
  <w:style w:type="paragraph" w:styleId="ListNumber5">
    <w:name w:val="List Number 5"/>
    <w:rsid w:val="00EE00C0"/>
    <w:pPr>
      <w:numPr>
        <w:numId w:val="25"/>
      </w:numPr>
      <w:tabs>
        <w:tab w:val="clear" w:pos="1492"/>
        <w:tab w:val="num" w:pos="1440"/>
      </w:tabs>
      <w:ind w:left="0" w:firstLine="0"/>
    </w:pPr>
    <w:rPr>
      <w:sz w:val="22"/>
      <w:szCs w:val="24"/>
    </w:rPr>
  </w:style>
  <w:style w:type="paragraph" w:customStyle="1" w:styleId="LongT">
    <w:name w:val="LongT"/>
    <w:rsid w:val="00EE00C0"/>
    <w:rPr>
      <w:b/>
      <w:sz w:val="32"/>
      <w:szCs w:val="24"/>
    </w:rPr>
  </w:style>
  <w:style w:type="paragraph" w:styleId="MacroText">
    <w:name w:val="macro"/>
    <w:rsid w:val="00EE00C0"/>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customStyle="1" w:styleId="Mathtype">
    <w:name w:val="Mathtype"/>
    <w:basedOn w:val="Normal"/>
    <w:rsid w:val="00EE00C0"/>
  </w:style>
  <w:style w:type="paragraph" w:styleId="MessageHeader">
    <w:name w:val="Message Header"/>
    <w:rsid w:val="00EE00C0"/>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EE00C0"/>
    <w:rPr>
      <w:sz w:val="24"/>
      <w:szCs w:val="24"/>
    </w:rPr>
  </w:style>
  <w:style w:type="paragraph" w:styleId="NormalIndent">
    <w:name w:val="Normal Indent"/>
    <w:rsid w:val="00EE00C0"/>
    <w:pPr>
      <w:ind w:left="720"/>
    </w:pPr>
    <w:rPr>
      <w:sz w:val="22"/>
      <w:szCs w:val="24"/>
    </w:rPr>
  </w:style>
  <w:style w:type="paragraph" w:styleId="NoteHeading">
    <w:name w:val="Note Heading"/>
    <w:next w:val="Normal"/>
    <w:rsid w:val="00EE00C0"/>
    <w:rPr>
      <w:sz w:val="22"/>
      <w:szCs w:val="24"/>
    </w:rPr>
  </w:style>
  <w:style w:type="paragraph" w:customStyle="1" w:styleId="TableColHead">
    <w:name w:val="TableColHead"/>
    <w:basedOn w:val="Normal"/>
    <w:rsid w:val="00EE00C0"/>
    <w:pPr>
      <w:keepNext/>
      <w:spacing w:before="120" w:after="60" w:line="200" w:lineRule="exact"/>
    </w:pPr>
    <w:rPr>
      <w:rFonts w:ascii="Arial" w:hAnsi="Arial"/>
      <w:b/>
      <w:sz w:val="18"/>
      <w:lang w:eastAsia="en-US"/>
    </w:rPr>
  </w:style>
  <w:style w:type="paragraph" w:customStyle="1" w:styleId="notedraft">
    <w:name w:val="note(draft)"/>
    <w:aliases w:val="nd"/>
    <w:rsid w:val="00EE00C0"/>
    <w:pPr>
      <w:spacing w:before="240"/>
      <w:ind w:left="284" w:hanging="284"/>
    </w:pPr>
    <w:rPr>
      <w:i/>
      <w:sz w:val="24"/>
      <w:szCs w:val="24"/>
    </w:rPr>
  </w:style>
  <w:style w:type="paragraph" w:customStyle="1" w:styleId="notepara">
    <w:name w:val="note(para)"/>
    <w:aliases w:val="na"/>
    <w:basedOn w:val="notetext"/>
    <w:rsid w:val="00EE00C0"/>
    <w:pPr>
      <w:ind w:left="2353" w:hanging="709"/>
    </w:pPr>
  </w:style>
  <w:style w:type="paragraph" w:customStyle="1" w:styleId="noteParlAmend">
    <w:name w:val="note(ParlAmend)"/>
    <w:aliases w:val="npp"/>
    <w:next w:val="Normal"/>
    <w:rsid w:val="00EE00C0"/>
    <w:pPr>
      <w:jc w:val="right"/>
    </w:pPr>
    <w:rPr>
      <w:rFonts w:ascii="Arial" w:hAnsi="Arial" w:cs="Arial"/>
      <w:b/>
      <w:i/>
      <w:sz w:val="22"/>
      <w:szCs w:val="24"/>
    </w:rPr>
  </w:style>
  <w:style w:type="paragraph" w:customStyle="1" w:styleId="NotesSection">
    <w:name w:val="NotesSection"/>
    <w:basedOn w:val="Normal"/>
    <w:rsid w:val="00EE00C0"/>
    <w:pPr>
      <w:spacing w:before="240"/>
    </w:pPr>
    <w:rPr>
      <w:rFonts w:ascii="Arial" w:hAnsi="Arial"/>
      <w:b/>
      <w:sz w:val="28"/>
    </w:rPr>
  </w:style>
  <w:style w:type="character" w:styleId="PageNumber">
    <w:name w:val="page number"/>
    <w:basedOn w:val="DefaultParagraphFont"/>
    <w:rsid w:val="00EE00C0"/>
  </w:style>
  <w:style w:type="paragraph" w:customStyle="1" w:styleId="Page1">
    <w:name w:val="Page1"/>
    <w:basedOn w:val="Normal"/>
    <w:rsid w:val="00EE00C0"/>
    <w:pPr>
      <w:spacing w:before="400" w:line="240" w:lineRule="auto"/>
    </w:pPr>
    <w:rPr>
      <w:b/>
      <w:sz w:val="32"/>
    </w:rPr>
  </w:style>
  <w:style w:type="paragraph" w:customStyle="1" w:styleId="PageBreak">
    <w:name w:val="PageBreak"/>
    <w:aliases w:val="pb"/>
    <w:next w:val="Heading2"/>
    <w:rsid w:val="00EE00C0"/>
    <w:rPr>
      <w:sz w:val="10"/>
      <w:szCs w:val="24"/>
    </w:rPr>
  </w:style>
  <w:style w:type="paragraph" w:customStyle="1" w:styleId="parabullet">
    <w:name w:val="para bullet"/>
    <w:rsid w:val="00EE00C0"/>
    <w:pPr>
      <w:spacing w:before="240"/>
      <w:ind w:left="1843" w:hanging="284"/>
    </w:pPr>
    <w:rPr>
      <w:sz w:val="22"/>
      <w:szCs w:val="24"/>
    </w:rPr>
  </w:style>
  <w:style w:type="paragraph" w:customStyle="1" w:styleId="paragraph">
    <w:name w:val="paragraph"/>
    <w:aliases w:val="a"/>
    <w:rsid w:val="00EE00C0"/>
    <w:pPr>
      <w:tabs>
        <w:tab w:val="right" w:pos="1531"/>
      </w:tabs>
      <w:spacing w:before="40"/>
      <w:ind w:left="1644" w:hanging="1644"/>
    </w:pPr>
    <w:rPr>
      <w:sz w:val="22"/>
      <w:szCs w:val="24"/>
    </w:rPr>
  </w:style>
  <w:style w:type="paragraph" w:customStyle="1" w:styleId="paragraphsub">
    <w:name w:val="paragraph(sub)"/>
    <w:aliases w:val="aa"/>
    <w:basedOn w:val="paragraph"/>
    <w:rsid w:val="00EE00C0"/>
    <w:pPr>
      <w:tabs>
        <w:tab w:val="clear" w:pos="1531"/>
        <w:tab w:val="right" w:pos="1985"/>
      </w:tabs>
      <w:ind w:left="2098" w:hanging="2098"/>
    </w:pPr>
  </w:style>
  <w:style w:type="paragraph" w:customStyle="1" w:styleId="paragraphsub-sub">
    <w:name w:val="paragraph(sub-sub)"/>
    <w:aliases w:val="aaa"/>
    <w:basedOn w:val="paragraph"/>
    <w:rsid w:val="00EE00C0"/>
    <w:pPr>
      <w:tabs>
        <w:tab w:val="clear" w:pos="1531"/>
        <w:tab w:val="right" w:pos="2722"/>
      </w:tabs>
      <w:ind w:left="2835" w:hanging="2835"/>
    </w:pPr>
  </w:style>
  <w:style w:type="paragraph" w:customStyle="1" w:styleId="ParlAmend">
    <w:name w:val="ParlAmend"/>
    <w:aliases w:val="pp"/>
    <w:rsid w:val="00EE00C0"/>
    <w:pPr>
      <w:spacing w:before="240" w:line="240" w:lineRule="atLeast"/>
      <w:ind w:hanging="567"/>
    </w:pPr>
    <w:rPr>
      <w:sz w:val="24"/>
      <w:szCs w:val="24"/>
    </w:rPr>
  </w:style>
  <w:style w:type="paragraph" w:customStyle="1" w:styleId="Penalty">
    <w:name w:val="Penalty"/>
    <w:rsid w:val="00EE00C0"/>
    <w:pPr>
      <w:tabs>
        <w:tab w:val="left" w:pos="2977"/>
      </w:tabs>
      <w:spacing w:before="180"/>
      <w:ind w:left="1985" w:hanging="851"/>
    </w:pPr>
    <w:rPr>
      <w:sz w:val="22"/>
      <w:szCs w:val="24"/>
    </w:rPr>
  </w:style>
  <w:style w:type="paragraph" w:styleId="PlainText">
    <w:name w:val="Plain Text"/>
    <w:rsid w:val="00EE00C0"/>
    <w:rPr>
      <w:rFonts w:ascii="Courier New" w:hAnsi="Courier New" w:cs="Courier New"/>
      <w:sz w:val="22"/>
    </w:rPr>
  </w:style>
  <w:style w:type="paragraph" w:customStyle="1" w:styleId="Portfolio">
    <w:name w:val="Portfolio"/>
    <w:rsid w:val="00EE00C0"/>
    <w:rPr>
      <w:i/>
      <w:szCs w:val="24"/>
    </w:rPr>
  </w:style>
  <w:style w:type="paragraph" w:customStyle="1" w:styleId="Preamble">
    <w:name w:val="Preamble"/>
    <w:basedOn w:val="Heading5"/>
    <w:next w:val="Normal"/>
    <w:rsid w:val="00EE00C0"/>
    <w:pPr>
      <w:tabs>
        <w:tab w:val="center" w:pos="4513"/>
      </w:tabs>
      <w:outlineLvl w:val="9"/>
    </w:pPr>
    <w:rPr>
      <w:sz w:val="28"/>
    </w:rPr>
  </w:style>
  <w:style w:type="paragraph" w:customStyle="1" w:styleId="Reading">
    <w:name w:val="Reading"/>
    <w:rsid w:val="00EE00C0"/>
    <w:rPr>
      <w:i/>
      <w:szCs w:val="24"/>
    </w:rPr>
  </w:style>
  <w:style w:type="paragraph" w:customStyle="1" w:styleId="ReprintDate">
    <w:name w:val="ReprintDate"/>
    <w:basedOn w:val="Normal"/>
    <w:rsid w:val="00EE00C0"/>
    <w:pPr>
      <w:spacing w:before="240"/>
    </w:pPr>
    <w:rPr>
      <w:b/>
      <w:sz w:val="28"/>
    </w:rPr>
  </w:style>
  <w:style w:type="paragraph" w:styleId="Salutation">
    <w:name w:val="Salutation"/>
    <w:next w:val="Normal"/>
    <w:rsid w:val="00EE00C0"/>
    <w:rPr>
      <w:sz w:val="22"/>
      <w:szCs w:val="24"/>
    </w:rPr>
  </w:style>
  <w:style w:type="paragraph" w:customStyle="1" w:styleId="SectHead">
    <w:name w:val="SectHead"/>
    <w:basedOn w:val="Heading5"/>
    <w:rsid w:val="00EE00C0"/>
  </w:style>
  <w:style w:type="paragraph" w:customStyle="1" w:styleId="Session">
    <w:name w:val="Session"/>
    <w:rsid w:val="00EE00C0"/>
    <w:rPr>
      <w:sz w:val="28"/>
      <w:szCs w:val="24"/>
    </w:rPr>
  </w:style>
  <w:style w:type="paragraph" w:customStyle="1" w:styleId="ShortT">
    <w:name w:val="ShortT"/>
    <w:basedOn w:val="Normal"/>
    <w:next w:val="Normal"/>
    <w:rsid w:val="00EE00C0"/>
    <w:pPr>
      <w:spacing w:before="360"/>
    </w:pPr>
    <w:rPr>
      <w:rFonts w:ascii="Times" w:hAnsi="Times"/>
      <w:b/>
      <w:sz w:val="40"/>
      <w:szCs w:val="20"/>
    </w:rPr>
  </w:style>
  <w:style w:type="paragraph" w:styleId="Signature">
    <w:name w:val="Signature"/>
    <w:rsid w:val="00EE00C0"/>
    <w:pPr>
      <w:ind w:left="4252"/>
    </w:pPr>
    <w:rPr>
      <w:sz w:val="22"/>
      <w:szCs w:val="24"/>
    </w:rPr>
  </w:style>
  <w:style w:type="paragraph" w:customStyle="1" w:styleId="Specialih">
    <w:name w:val="Special ih"/>
    <w:basedOn w:val="ItemHead"/>
    <w:rsid w:val="00EE00C0"/>
  </w:style>
  <w:style w:type="paragraph" w:customStyle="1" w:styleId="Sponsor">
    <w:name w:val="Sponsor"/>
    <w:rsid w:val="00EE00C0"/>
    <w:rPr>
      <w:i/>
      <w:sz w:val="22"/>
      <w:szCs w:val="24"/>
    </w:rPr>
  </w:style>
  <w:style w:type="character" w:styleId="Strong">
    <w:name w:val="Strong"/>
    <w:basedOn w:val="DefaultParagraphFont"/>
    <w:qFormat/>
    <w:rsid w:val="00EE00C0"/>
    <w:rPr>
      <w:b/>
      <w:bCs/>
    </w:rPr>
  </w:style>
  <w:style w:type="paragraph" w:customStyle="1" w:styleId="Subitem">
    <w:name w:val="Subitem"/>
    <w:aliases w:val="iss"/>
    <w:rsid w:val="00EE00C0"/>
    <w:pPr>
      <w:spacing w:before="180"/>
      <w:ind w:left="709" w:hanging="709"/>
    </w:pPr>
    <w:rPr>
      <w:sz w:val="22"/>
      <w:szCs w:val="24"/>
    </w:rPr>
  </w:style>
  <w:style w:type="paragraph" w:customStyle="1" w:styleId="SubitemHead">
    <w:name w:val="SubitemHead"/>
    <w:aliases w:val="issh"/>
    <w:next w:val="Subitem"/>
    <w:rsid w:val="00EE00C0"/>
    <w:pPr>
      <w:keepNext/>
      <w:keepLines/>
      <w:spacing w:before="220"/>
      <w:ind w:left="709"/>
    </w:pPr>
    <w:rPr>
      <w:rFonts w:ascii="Arial" w:hAnsi="Arial" w:cs="Arial"/>
      <w:i/>
      <w:kern w:val="28"/>
      <w:sz w:val="22"/>
      <w:szCs w:val="24"/>
    </w:rPr>
  </w:style>
  <w:style w:type="paragraph" w:customStyle="1" w:styleId="subsection2">
    <w:name w:val="subsection2"/>
    <w:aliases w:val="ss2"/>
    <w:basedOn w:val="subsection"/>
    <w:next w:val="subsection"/>
    <w:rsid w:val="00EE00C0"/>
    <w:pPr>
      <w:tabs>
        <w:tab w:val="clear" w:pos="1021"/>
      </w:tabs>
      <w:spacing w:before="40"/>
      <w:ind w:firstLine="0"/>
    </w:pPr>
  </w:style>
  <w:style w:type="paragraph" w:customStyle="1" w:styleId="SubsectionHead">
    <w:name w:val="SubsectionHead"/>
    <w:aliases w:val="ssh"/>
    <w:basedOn w:val="subsection"/>
    <w:next w:val="subsection"/>
    <w:rsid w:val="00EE00C0"/>
    <w:pPr>
      <w:keepNext/>
      <w:keepLines/>
      <w:tabs>
        <w:tab w:val="clear" w:pos="1021"/>
      </w:tabs>
      <w:spacing w:before="240"/>
      <w:ind w:firstLine="0"/>
    </w:pPr>
    <w:rPr>
      <w:i/>
    </w:rPr>
  </w:style>
  <w:style w:type="paragraph" w:styleId="Subtitle">
    <w:name w:val="Subtitle"/>
    <w:qFormat/>
    <w:rsid w:val="00EE00C0"/>
    <w:pPr>
      <w:spacing w:after="60"/>
      <w:jc w:val="center"/>
    </w:pPr>
    <w:rPr>
      <w:rFonts w:ascii="Arial" w:hAnsi="Arial" w:cs="Arial"/>
      <w:sz w:val="24"/>
      <w:szCs w:val="24"/>
    </w:rPr>
  </w:style>
  <w:style w:type="character" w:customStyle="1" w:styleId="superscriptstyle">
    <w:name w:val="superscriptstyle"/>
    <w:basedOn w:val="DefaultParagraphFont"/>
    <w:rsid w:val="00EE00C0"/>
    <w:rPr>
      <w:rFonts w:ascii="Times New Roman" w:hAnsi="Times New Roman"/>
      <w:sz w:val="18"/>
      <w:szCs w:val="18"/>
      <w:vertAlign w:val="baseline"/>
    </w:rPr>
  </w:style>
  <w:style w:type="table" w:styleId="Table3Deffects1">
    <w:name w:val="Table 3D effects 1"/>
    <w:basedOn w:val="TableNormal"/>
    <w:rsid w:val="00EE00C0"/>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EE00C0"/>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EE00C0"/>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EE00C0"/>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EE00C0"/>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EE00C0"/>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EE00C0"/>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EE00C0"/>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EE00C0"/>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EE00C0"/>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EE00C0"/>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EE00C0"/>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EE00C0"/>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EE00C0"/>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EE00C0"/>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EE00C0"/>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EE00C0"/>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EE00C0"/>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EE00C0"/>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EE00C0"/>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EE00C0"/>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EE00C0"/>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EE00C0"/>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EE00C0"/>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EE00C0"/>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EE00C0"/>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EE00C0"/>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EE00C0"/>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EE00C0"/>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EE00C0"/>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EE00C0"/>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EE00C0"/>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EE00C0"/>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EE00C0"/>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EE00C0"/>
    <w:pPr>
      <w:ind w:left="220" w:hanging="220"/>
    </w:pPr>
    <w:rPr>
      <w:sz w:val="22"/>
      <w:szCs w:val="24"/>
    </w:rPr>
  </w:style>
  <w:style w:type="paragraph" w:styleId="TableofFigures">
    <w:name w:val="table of figures"/>
    <w:next w:val="Normal"/>
    <w:rsid w:val="00EE00C0"/>
    <w:pPr>
      <w:ind w:left="440" w:hanging="440"/>
    </w:pPr>
    <w:rPr>
      <w:sz w:val="22"/>
      <w:szCs w:val="24"/>
    </w:rPr>
  </w:style>
  <w:style w:type="table" w:styleId="TableProfessional">
    <w:name w:val="Table Professional"/>
    <w:basedOn w:val="TableNormal"/>
    <w:rsid w:val="00EE00C0"/>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EE00C0"/>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EE00C0"/>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EE00C0"/>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EE00C0"/>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EE00C0"/>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EE00C0"/>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EE00C0"/>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EE00C0"/>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EE00C0"/>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rsid w:val="00EE00C0"/>
    <w:pPr>
      <w:spacing w:before="60"/>
      <w:ind w:left="284" w:hanging="284"/>
    </w:pPr>
    <w:rPr>
      <w:szCs w:val="24"/>
    </w:rPr>
  </w:style>
  <w:style w:type="paragraph" w:customStyle="1" w:styleId="Tablei">
    <w:name w:val="Table(i)"/>
    <w:aliases w:val="taa"/>
    <w:rsid w:val="00EE00C0"/>
    <w:pPr>
      <w:tabs>
        <w:tab w:val="left" w:pos="-6543"/>
        <w:tab w:val="left" w:pos="-6260"/>
        <w:tab w:val="right" w:pos="970"/>
      </w:tabs>
      <w:spacing w:line="240" w:lineRule="exact"/>
      <w:ind w:left="828" w:hanging="284"/>
    </w:pPr>
    <w:rPr>
      <w:szCs w:val="24"/>
    </w:rPr>
  </w:style>
  <w:style w:type="paragraph" w:customStyle="1" w:styleId="TableAA">
    <w:name w:val="Table(AA)"/>
    <w:aliases w:val="taaa"/>
    <w:basedOn w:val="Tablei"/>
    <w:rsid w:val="00EE00C0"/>
    <w:pPr>
      <w:tabs>
        <w:tab w:val="clear" w:pos="970"/>
      </w:tabs>
      <w:ind w:left="1055"/>
    </w:pPr>
  </w:style>
  <w:style w:type="character" w:customStyle="1" w:styleId="CharENotesHeading">
    <w:name w:val="CharENotesHeading"/>
    <w:basedOn w:val="DefaultParagraphFont"/>
    <w:rsid w:val="00EE00C0"/>
  </w:style>
  <w:style w:type="paragraph" w:customStyle="1" w:styleId="TableA0">
    <w:name w:val="TableA"/>
    <w:basedOn w:val="Normal"/>
    <w:rsid w:val="00EE00C0"/>
    <w:pPr>
      <w:spacing w:before="120" w:after="120"/>
    </w:pPr>
    <w:rPr>
      <w:rFonts w:ascii="Arial" w:hAnsi="Arial"/>
      <w:b/>
      <w:sz w:val="24"/>
    </w:rPr>
  </w:style>
  <w:style w:type="paragraph" w:customStyle="1" w:styleId="TableAHead">
    <w:name w:val="TableAHead"/>
    <w:basedOn w:val="TableA0"/>
    <w:rsid w:val="00EE00C0"/>
    <w:rPr>
      <w:sz w:val="22"/>
    </w:rPr>
  </w:style>
  <w:style w:type="paragraph" w:customStyle="1" w:styleId="TableAHeadItal">
    <w:name w:val="TableAHeadItal"/>
    <w:basedOn w:val="TableAHead"/>
    <w:rsid w:val="00EE00C0"/>
    <w:pPr>
      <w:ind w:left="709" w:hanging="709"/>
    </w:pPr>
    <w:rPr>
      <w:rFonts w:ascii="Times" w:hAnsi="Times"/>
      <w:b w:val="0"/>
      <w:i/>
    </w:rPr>
  </w:style>
  <w:style w:type="paragraph" w:customStyle="1" w:styleId="TableOfActs1">
    <w:name w:val="TableOfActs(1)"/>
    <w:basedOn w:val="Normal"/>
    <w:rsid w:val="00EE00C0"/>
    <w:pPr>
      <w:spacing w:before="60" w:line="180" w:lineRule="exact"/>
      <w:ind w:left="142" w:hanging="142"/>
    </w:pPr>
    <w:rPr>
      <w:rFonts w:ascii="Arial" w:hAnsi="Arial"/>
      <w:i/>
      <w:sz w:val="16"/>
    </w:rPr>
  </w:style>
  <w:style w:type="paragraph" w:customStyle="1" w:styleId="TableOfActs2">
    <w:name w:val="TableOfActs(2)"/>
    <w:basedOn w:val="TableOfActs1"/>
    <w:rsid w:val="00EE00C0"/>
    <w:pPr>
      <w:ind w:left="0" w:firstLine="0"/>
    </w:pPr>
    <w:rPr>
      <w:i w:val="0"/>
    </w:rPr>
  </w:style>
  <w:style w:type="paragraph" w:customStyle="1" w:styleId="TableOfActsHead">
    <w:name w:val="TableOfActsHead"/>
    <w:basedOn w:val="Normal"/>
    <w:rsid w:val="00EE00C0"/>
    <w:pPr>
      <w:spacing w:before="240" w:after="240"/>
    </w:pPr>
    <w:rPr>
      <w:rFonts w:ascii="Arial" w:hAnsi="Arial"/>
      <w:b/>
      <w:sz w:val="24"/>
    </w:rPr>
  </w:style>
  <w:style w:type="paragraph" w:customStyle="1" w:styleId="TableOfAmend0pt">
    <w:name w:val="TableOfAmend0pt"/>
    <w:basedOn w:val="TableOfAmend"/>
    <w:rsid w:val="00EE00C0"/>
    <w:pPr>
      <w:spacing w:before="0"/>
    </w:pPr>
  </w:style>
  <w:style w:type="paragraph" w:customStyle="1" w:styleId="TableOfAmendHead">
    <w:name w:val="TableOfAmendHead"/>
    <w:basedOn w:val="Normal"/>
    <w:rsid w:val="00EE00C0"/>
    <w:pPr>
      <w:tabs>
        <w:tab w:val="right" w:pos="1021"/>
      </w:tabs>
      <w:spacing w:before="240" w:after="240"/>
      <w:ind w:left="1134" w:hanging="1134"/>
    </w:pPr>
    <w:rPr>
      <w:rFonts w:ascii="Arial" w:hAnsi="Arial"/>
      <w:b/>
      <w:sz w:val="24"/>
    </w:rPr>
  </w:style>
  <w:style w:type="paragraph" w:customStyle="1" w:styleId="Tabletext">
    <w:name w:val="Tabletext"/>
    <w:aliases w:val="tt"/>
    <w:rsid w:val="00EE00C0"/>
    <w:pPr>
      <w:spacing w:before="60" w:line="240" w:lineRule="atLeast"/>
    </w:pPr>
    <w:rPr>
      <w:szCs w:val="24"/>
    </w:rPr>
  </w:style>
  <w:style w:type="paragraph" w:customStyle="1" w:styleId="TableENotesHeadingAmdt">
    <w:name w:val="TableENotesHeadingAmdt"/>
    <w:basedOn w:val="Normal"/>
    <w:next w:val="TableOfAmendHead"/>
    <w:rsid w:val="00EE00C0"/>
    <w:pPr>
      <w:pageBreakBefore/>
      <w:spacing w:before="240" w:after="240" w:line="300" w:lineRule="exact"/>
      <w:ind w:left="2410" w:hanging="2410"/>
    </w:pPr>
    <w:rPr>
      <w:rFonts w:ascii="Arial" w:hAnsi="Arial"/>
      <w:b/>
      <w:noProof/>
      <w:sz w:val="28"/>
    </w:rPr>
  </w:style>
  <w:style w:type="paragraph" w:styleId="Title">
    <w:name w:val="Title"/>
    <w:qFormat/>
    <w:rsid w:val="00EE00C0"/>
    <w:pPr>
      <w:spacing w:before="240" w:after="60"/>
      <w:jc w:val="center"/>
    </w:pPr>
    <w:rPr>
      <w:rFonts w:ascii="Arial" w:hAnsi="Arial" w:cs="Arial"/>
      <w:b/>
      <w:bCs/>
      <w:kern w:val="28"/>
      <w:sz w:val="32"/>
      <w:szCs w:val="32"/>
    </w:rPr>
  </w:style>
  <w:style w:type="paragraph" w:customStyle="1" w:styleId="TLPBoxTextnote">
    <w:name w:val="TLPBoxText(note"/>
    <w:aliases w:val="right)"/>
    <w:rsid w:val="00EE00C0"/>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szCs w:val="24"/>
    </w:rPr>
  </w:style>
  <w:style w:type="paragraph" w:customStyle="1" w:styleId="TLPLink">
    <w:name w:val="TLPLink"/>
    <w:basedOn w:val="Heading9"/>
    <w:rsid w:val="00EE00C0"/>
    <w:pPr>
      <w:keepLines w:val="0"/>
      <w:spacing w:before="360"/>
      <w:ind w:firstLine="0"/>
      <w:outlineLvl w:val="9"/>
    </w:pPr>
    <w:rPr>
      <w:b w:val="0"/>
      <w:kern w:val="0"/>
      <w:sz w:val="20"/>
    </w:rPr>
  </w:style>
  <w:style w:type="paragraph" w:customStyle="1" w:styleId="TLPNotebullet">
    <w:name w:val="TLPNote(bullet)"/>
    <w:rsid w:val="00EE00C0"/>
    <w:pPr>
      <w:numPr>
        <w:numId w:val="28"/>
      </w:numPr>
      <w:tabs>
        <w:tab w:val="clear" w:pos="2520"/>
        <w:tab w:val="left" w:pos="2160"/>
        <w:tab w:val="left" w:pos="2517"/>
      </w:tabs>
      <w:spacing w:before="60" w:line="198" w:lineRule="exact"/>
      <w:ind w:left="2625" w:hanging="357"/>
    </w:pPr>
    <w:rPr>
      <w:sz w:val="18"/>
    </w:rPr>
  </w:style>
  <w:style w:type="paragraph" w:customStyle="1" w:styleId="TLPnoteright">
    <w:name w:val="TLPnote(right)"/>
    <w:aliases w:val="nr"/>
    <w:rsid w:val="00EE00C0"/>
    <w:pPr>
      <w:spacing w:before="122" w:line="198" w:lineRule="exact"/>
      <w:ind w:left="1985" w:hanging="851"/>
      <w:jc w:val="right"/>
    </w:pPr>
    <w:rPr>
      <w:sz w:val="18"/>
      <w:szCs w:val="24"/>
    </w:rPr>
  </w:style>
  <w:style w:type="paragraph" w:customStyle="1" w:styleId="TLPTableBullet">
    <w:name w:val="TLPTableBullet"/>
    <w:aliases w:val="ttb"/>
    <w:rsid w:val="00EE00C0"/>
    <w:pPr>
      <w:spacing w:line="240" w:lineRule="exact"/>
      <w:ind w:left="284" w:hanging="284"/>
    </w:pPr>
    <w:rPr>
      <w:szCs w:val="24"/>
    </w:rPr>
  </w:style>
  <w:style w:type="paragraph" w:styleId="TOAHeading">
    <w:name w:val="toa heading"/>
    <w:next w:val="Normal"/>
    <w:rsid w:val="00EE00C0"/>
    <w:pPr>
      <w:spacing w:before="120"/>
    </w:pPr>
    <w:rPr>
      <w:rFonts w:ascii="Arial" w:hAnsi="Arial" w:cs="Arial"/>
      <w:b/>
      <w:bCs/>
      <w:sz w:val="24"/>
      <w:szCs w:val="24"/>
    </w:rPr>
  </w:style>
  <w:style w:type="paragraph" w:customStyle="1" w:styleId="TOAmRenumbered">
    <w:name w:val="TOAmRenumbered"/>
    <w:basedOn w:val="TableOfAmend"/>
    <w:rsid w:val="00EE00C0"/>
    <w:pPr>
      <w:ind w:left="0" w:firstLine="0"/>
    </w:pPr>
  </w:style>
  <w:style w:type="paragraph" w:styleId="TOC1">
    <w:name w:val="toc 1"/>
    <w:basedOn w:val="Heading1"/>
    <w:next w:val="Normal"/>
    <w:rsid w:val="00EE00C0"/>
    <w:pPr>
      <w:tabs>
        <w:tab w:val="right" w:pos="7088"/>
      </w:tabs>
      <w:spacing w:before="120"/>
      <w:ind w:left="1474" w:right="567" w:hanging="1474"/>
      <w:outlineLvl w:val="9"/>
    </w:pPr>
    <w:rPr>
      <w:sz w:val="28"/>
    </w:rPr>
  </w:style>
  <w:style w:type="paragraph" w:styleId="TOC2">
    <w:name w:val="toc 2"/>
    <w:basedOn w:val="Heading2"/>
    <w:next w:val="Normal"/>
    <w:rsid w:val="00EE00C0"/>
    <w:pPr>
      <w:tabs>
        <w:tab w:val="right" w:pos="7088"/>
      </w:tabs>
      <w:spacing w:before="120"/>
      <w:ind w:left="879" w:right="567" w:hanging="879"/>
      <w:outlineLvl w:val="9"/>
    </w:pPr>
    <w:rPr>
      <w:sz w:val="24"/>
    </w:rPr>
  </w:style>
  <w:style w:type="paragraph" w:styleId="TOC3">
    <w:name w:val="toc 3"/>
    <w:basedOn w:val="Heading3"/>
    <w:next w:val="Normal"/>
    <w:rsid w:val="00EE00C0"/>
    <w:pPr>
      <w:tabs>
        <w:tab w:val="right" w:pos="7088"/>
      </w:tabs>
      <w:spacing w:before="80"/>
      <w:ind w:left="1604" w:right="567" w:hanging="1179"/>
      <w:outlineLvl w:val="9"/>
    </w:pPr>
    <w:rPr>
      <w:sz w:val="22"/>
    </w:rPr>
  </w:style>
  <w:style w:type="paragraph" w:styleId="TOC4">
    <w:name w:val="toc 4"/>
    <w:basedOn w:val="Heading4"/>
    <w:next w:val="Normal"/>
    <w:rsid w:val="00EE00C0"/>
    <w:pPr>
      <w:keepNext w:val="0"/>
      <w:tabs>
        <w:tab w:val="right" w:pos="7088"/>
      </w:tabs>
      <w:spacing w:before="80"/>
      <w:ind w:left="2183" w:right="567" w:hanging="1332"/>
      <w:outlineLvl w:val="9"/>
    </w:pPr>
    <w:rPr>
      <w:sz w:val="20"/>
    </w:rPr>
  </w:style>
  <w:style w:type="paragraph" w:styleId="TOC5">
    <w:name w:val="toc 5"/>
    <w:basedOn w:val="Heading5"/>
    <w:next w:val="Normal"/>
    <w:rsid w:val="00EE00C0"/>
    <w:pPr>
      <w:keepNext w:val="0"/>
      <w:tabs>
        <w:tab w:val="right" w:leader="dot" w:pos="7088"/>
      </w:tabs>
      <w:spacing w:before="40"/>
      <w:ind w:left="2098" w:right="567" w:hanging="680"/>
      <w:outlineLvl w:val="9"/>
    </w:pPr>
    <w:rPr>
      <w:b w:val="0"/>
      <w:sz w:val="18"/>
    </w:rPr>
  </w:style>
  <w:style w:type="paragraph" w:styleId="TOC6">
    <w:name w:val="toc 6"/>
    <w:basedOn w:val="TOC1"/>
    <w:next w:val="Normal"/>
    <w:rsid w:val="00EE00C0"/>
    <w:pPr>
      <w:keepNext w:val="0"/>
      <w:ind w:left="0" w:firstLine="0"/>
    </w:pPr>
    <w:rPr>
      <w:sz w:val="24"/>
    </w:rPr>
  </w:style>
  <w:style w:type="paragraph" w:styleId="TOC7">
    <w:name w:val="toc 7"/>
    <w:basedOn w:val="TOC2"/>
    <w:next w:val="Normal"/>
    <w:rsid w:val="00EE00C0"/>
    <w:pPr>
      <w:keepNext w:val="0"/>
      <w:ind w:left="1253" w:hanging="828"/>
    </w:pPr>
    <w:rPr>
      <w:b w:val="0"/>
    </w:rPr>
  </w:style>
  <w:style w:type="paragraph" w:styleId="TOC8">
    <w:name w:val="toc 8"/>
    <w:basedOn w:val="TOC3"/>
    <w:next w:val="Normal"/>
    <w:rsid w:val="00EE00C0"/>
    <w:pPr>
      <w:keepNext w:val="0"/>
      <w:ind w:left="1900" w:hanging="1049"/>
    </w:pPr>
    <w:rPr>
      <w:b w:val="0"/>
      <w:sz w:val="20"/>
    </w:rPr>
  </w:style>
  <w:style w:type="paragraph" w:styleId="TOC9">
    <w:name w:val="toc 9"/>
    <w:basedOn w:val="Heading9"/>
    <w:next w:val="Normal"/>
    <w:rsid w:val="00EE00C0"/>
    <w:pPr>
      <w:tabs>
        <w:tab w:val="right" w:pos="7088"/>
      </w:tabs>
      <w:spacing w:before="80"/>
      <w:ind w:left="851" w:right="567" w:firstLine="0"/>
      <w:outlineLvl w:val="9"/>
    </w:pPr>
    <w:rPr>
      <w:b w:val="0"/>
      <w:sz w:val="20"/>
    </w:rPr>
  </w:style>
  <w:style w:type="paragraph" w:customStyle="1" w:styleId="TofSectsGroupHeading">
    <w:name w:val="TofSects(GroupHeading)"/>
    <w:basedOn w:val="TOC4"/>
    <w:next w:val="Normal"/>
    <w:rsid w:val="00EE00C0"/>
    <w:pPr>
      <w:tabs>
        <w:tab w:val="clear" w:pos="7088"/>
      </w:tabs>
      <w:spacing w:before="240" w:after="120"/>
      <w:ind w:left="794" w:right="0" w:firstLine="0"/>
    </w:pPr>
  </w:style>
  <w:style w:type="paragraph" w:customStyle="1" w:styleId="TofSectsHeading">
    <w:name w:val="TofSects(Heading)"/>
    <w:basedOn w:val="TOC5"/>
    <w:next w:val="Normal"/>
    <w:rsid w:val="00EE00C0"/>
    <w:pPr>
      <w:keepLines w:val="0"/>
      <w:tabs>
        <w:tab w:val="clear" w:pos="7088"/>
      </w:tabs>
      <w:spacing w:before="240" w:after="120"/>
      <w:ind w:left="0" w:right="0" w:firstLine="0"/>
    </w:pPr>
    <w:rPr>
      <w:b/>
      <w:kern w:val="0"/>
      <w:sz w:val="24"/>
    </w:rPr>
  </w:style>
  <w:style w:type="paragraph" w:customStyle="1" w:styleId="TofSectsSection">
    <w:name w:val="TofSects(Section)"/>
    <w:basedOn w:val="TOC5"/>
    <w:rsid w:val="00EE00C0"/>
    <w:pPr>
      <w:tabs>
        <w:tab w:val="clear" w:pos="7088"/>
      </w:tabs>
      <w:ind w:left="1588" w:right="0" w:hanging="794"/>
    </w:pPr>
  </w:style>
  <w:style w:type="paragraph" w:customStyle="1" w:styleId="TofSectsSubdiv">
    <w:name w:val="TofSects(Subdiv)"/>
    <w:basedOn w:val="TOC4"/>
    <w:rsid w:val="00EE00C0"/>
    <w:pPr>
      <w:tabs>
        <w:tab w:val="clear" w:pos="7088"/>
      </w:tabs>
      <w:ind w:left="1588" w:right="0" w:hanging="794"/>
    </w:pPr>
    <w:rPr>
      <w:b w:val="0"/>
      <w:sz w:val="22"/>
    </w:rPr>
  </w:style>
  <w:style w:type="paragraph" w:customStyle="1" w:styleId="ScalePlusRef">
    <w:name w:val="ScalePlusRef"/>
    <w:basedOn w:val="Normal"/>
    <w:rsid w:val="00EE00C0"/>
    <w:pPr>
      <w:spacing w:line="240" w:lineRule="auto"/>
    </w:pPr>
    <w:rPr>
      <w:sz w:val="18"/>
      <w:szCs w:val="20"/>
    </w:rPr>
  </w:style>
  <w:style w:type="character" w:customStyle="1" w:styleId="EndNoteChar">
    <w:name w:val="EndNote Char"/>
    <w:basedOn w:val="DefaultParagraphFont"/>
    <w:link w:val="EndNote"/>
    <w:rsid w:val="00EE00C0"/>
    <w:rPr>
      <w:sz w:val="22"/>
      <w:szCs w:val="24"/>
      <w:lang w:val="en-AU" w:eastAsia="en-AU" w:bidi="ar-SA"/>
    </w:rPr>
  </w:style>
  <w:style w:type="paragraph" w:customStyle="1" w:styleId="headerpartodd0">
    <w:name w:val="header.part.odd"/>
    <w:basedOn w:val="Normal"/>
    <w:rsid w:val="00EE00C0"/>
    <w:pPr>
      <w:keepNext/>
    </w:pPr>
    <w:rPr>
      <w:rFonts w:ascii="Times" w:hAnsi="Time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targetScreenSz w:val="800x600"/>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6.xml"/><Relationship Id="rId26" Type="http://schemas.openxmlformats.org/officeDocument/2006/relationships/header" Target="header10.xml"/><Relationship Id="rId39" Type="http://schemas.openxmlformats.org/officeDocument/2006/relationships/header" Target="header21.xml"/><Relationship Id="rId3" Type="http://schemas.microsoft.com/office/2007/relationships/stylesWithEffects" Target="stylesWithEffects.xml"/><Relationship Id="rId21" Type="http://schemas.openxmlformats.org/officeDocument/2006/relationships/header" Target="header8.xml"/><Relationship Id="rId34" Type="http://schemas.openxmlformats.org/officeDocument/2006/relationships/header" Target="header17.xml"/><Relationship Id="rId42" Type="http://schemas.openxmlformats.org/officeDocument/2006/relationships/header" Target="header23.xml"/><Relationship Id="rId47" Type="http://schemas.openxmlformats.org/officeDocument/2006/relationships/footer" Target="footer14.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footer" Target="footer9.xml"/><Relationship Id="rId38" Type="http://schemas.openxmlformats.org/officeDocument/2006/relationships/header" Target="header20.xml"/><Relationship Id="rId46" Type="http://schemas.openxmlformats.org/officeDocument/2006/relationships/header" Target="header25.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header" Target="header13.xml"/><Relationship Id="rId41" Type="http://schemas.openxmlformats.org/officeDocument/2006/relationships/header" Target="header22.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9.xml"/><Relationship Id="rId32" Type="http://schemas.openxmlformats.org/officeDocument/2006/relationships/header" Target="header16.xml"/><Relationship Id="rId37" Type="http://schemas.openxmlformats.org/officeDocument/2006/relationships/footer" Target="footer10.xml"/><Relationship Id="rId40" Type="http://schemas.openxmlformats.org/officeDocument/2006/relationships/footer" Target="footer11.xml"/><Relationship Id="rId45" Type="http://schemas.openxmlformats.org/officeDocument/2006/relationships/footer" Target="footer13.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header" Target="header12.xml"/><Relationship Id="rId36" Type="http://schemas.openxmlformats.org/officeDocument/2006/relationships/header" Target="header19.xml"/><Relationship Id="rId49"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footer" Target="footer5.xml"/><Relationship Id="rId31" Type="http://schemas.openxmlformats.org/officeDocument/2006/relationships/header" Target="header15.xml"/><Relationship Id="rId44" Type="http://schemas.openxmlformats.org/officeDocument/2006/relationships/footer" Target="footer1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6.xml"/><Relationship Id="rId27" Type="http://schemas.openxmlformats.org/officeDocument/2006/relationships/header" Target="header11.xml"/><Relationship Id="rId30" Type="http://schemas.openxmlformats.org/officeDocument/2006/relationships/header" Target="header14.xml"/><Relationship Id="rId35" Type="http://schemas.openxmlformats.org/officeDocument/2006/relationships/header" Target="header18.xml"/><Relationship Id="rId43" Type="http://schemas.openxmlformats.org/officeDocument/2006/relationships/header" Target="header24.xml"/><Relationship Id="rId48" Type="http://schemas.openxmlformats.org/officeDocument/2006/relationships/fontTable" Target="fontTable.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48</Pages>
  <Words>9144</Words>
  <Characters>43688</Characters>
  <Application>Microsoft Office Word</Application>
  <DocSecurity>0</DocSecurity>
  <PresentationFormat/>
  <Lines>1245</Lines>
  <Paragraphs>742</Paragraphs>
  <ScaleCrop>false</ScaleCrop>
  <HeadingPairs>
    <vt:vector size="2" baseType="variant">
      <vt:variant>
        <vt:lpstr>Title</vt:lpstr>
      </vt:variant>
      <vt:variant>
        <vt:i4>1</vt:i4>
      </vt:variant>
    </vt:vector>
  </HeadingPairs>
  <TitlesOfParts>
    <vt:vector size="1" baseType="lpstr">
      <vt:lpstr> </vt:lpstr>
    </vt:vector>
  </TitlesOfParts>
  <Manager/>
  <Company/>
  <LinksUpToDate>false</LinksUpToDate>
  <CharactersWithSpaces>52633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Sydney Harbour Federation Trust Act 2001</dc:title>
  <dc:subject/>
  <dc:creator/>
  <cp:keywords/>
  <dc:description/>
  <cp:lastModifiedBy/>
  <cp:revision>1</cp:revision>
  <cp:lastPrinted>2007-09-26T00:52:00Z</cp:lastPrinted>
  <dcterms:created xsi:type="dcterms:W3CDTF">2018-05-08T23:22:00Z</dcterms:created>
  <dcterms:modified xsi:type="dcterms:W3CDTF">2018-05-08T23:22:00Z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d">
    <vt:bool>false</vt:bool>
  </property>
  <property fmtid="{D5CDD505-2E9C-101B-9397-08002B2CF9AE}" pid="3" name="Classification">
    <vt:lpwstr>UNCLASSIFIED</vt:lpwstr>
  </property>
  <property fmtid="{D5CDD505-2E9C-101B-9397-08002B2CF9AE}" pid="4" name="DLM">
    <vt:lpwstr>No DLM</vt:lpwstr>
  </property>
  <property fmtid="{D5CDD505-2E9C-101B-9397-08002B2CF9AE}" pid="5" name="ShortT">
    <vt:lpwstr>Sydney Harbour Federation Trust Act 2001</vt:lpwstr>
  </property>
  <property fmtid="{D5CDD505-2E9C-101B-9397-08002B2CF9AE}" pid="6" name="Compilation">
    <vt:lpwstr>Yes</vt:lpwstr>
  </property>
</Properties>
</file>